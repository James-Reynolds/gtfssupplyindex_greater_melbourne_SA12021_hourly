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852DC4" w14:textId="02BE4A9B" w:rsidR="002B255D" w:rsidRPr="00F7148E" w:rsidRDefault="00B02A63" w:rsidP="00C50318">
      <w:pPr>
        <w:jc w:val="left"/>
        <w:rPr>
          <w:b/>
          <w:sz w:val="24"/>
        </w:rPr>
      </w:pPr>
      <w:r w:rsidRPr="00B02A63">
        <w:rPr>
          <w:b/>
          <w:sz w:val="24"/>
        </w:rPr>
        <w:t xml:space="preserve">Exploring transit service level impacts on the spatial and temporal patterns of </w:t>
      </w:r>
      <w:proofErr w:type="spellStart"/>
      <w:r w:rsidRPr="00B02A63">
        <w:rPr>
          <w:b/>
          <w:sz w:val="24"/>
        </w:rPr>
        <w:t>micromobility</w:t>
      </w:r>
      <w:proofErr w:type="spellEnd"/>
      <w:r w:rsidRPr="00B02A63">
        <w:rPr>
          <w:b/>
          <w:sz w:val="24"/>
        </w:rPr>
        <w:t xml:space="preserve"> travel</w:t>
      </w:r>
    </w:p>
    <w:p w14:paraId="53616582" w14:textId="41F5A48A" w:rsidR="005E2D85" w:rsidRDefault="005E2D85" w:rsidP="00F7148E">
      <w:pPr>
        <w:spacing w:before="0" w:after="0"/>
        <w:rPr>
          <w:b/>
          <w:sz w:val="18"/>
          <w:szCs w:val="18"/>
        </w:rPr>
      </w:pPr>
    </w:p>
    <w:p w14:paraId="07B61ED3" w14:textId="03C0893D" w:rsidR="00007CBD" w:rsidRPr="00B02A63" w:rsidRDefault="00007CBD" w:rsidP="00F7148E">
      <w:pPr>
        <w:spacing w:before="0" w:after="0"/>
        <w:rPr>
          <w:sz w:val="18"/>
          <w:szCs w:val="18"/>
          <w:vertAlign w:val="superscript"/>
        </w:rPr>
      </w:pPr>
      <w:r w:rsidRPr="00B02A63">
        <w:rPr>
          <w:b/>
          <w:sz w:val="18"/>
          <w:szCs w:val="18"/>
          <w:u w:val="single"/>
        </w:rPr>
        <w:t>Graham Currie</w:t>
      </w:r>
      <w:r w:rsidR="00B02A63" w:rsidRPr="00B02A63">
        <w:rPr>
          <w:sz w:val="18"/>
          <w:szCs w:val="18"/>
          <w:vertAlign w:val="superscript"/>
        </w:rPr>
        <w:t>1</w:t>
      </w:r>
      <w:r w:rsidR="00B02A63">
        <w:rPr>
          <w:sz w:val="18"/>
          <w:szCs w:val="18"/>
        </w:rPr>
        <w:t>*</w:t>
      </w:r>
      <w:r w:rsidR="00B02A63" w:rsidRPr="00B02A63">
        <w:rPr>
          <w:sz w:val="18"/>
          <w:szCs w:val="18"/>
        </w:rPr>
        <w:t>, Alexa Delbosc</w:t>
      </w:r>
      <w:r w:rsidR="00B02A63" w:rsidRPr="00B02A63">
        <w:rPr>
          <w:sz w:val="18"/>
          <w:szCs w:val="18"/>
          <w:vertAlign w:val="superscript"/>
        </w:rPr>
        <w:t>2</w:t>
      </w:r>
      <w:r w:rsidR="00B02A63" w:rsidRPr="00B02A63">
        <w:rPr>
          <w:sz w:val="18"/>
          <w:szCs w:val="18"/>
        </w:rPr>
        <w:t>, Ryan Cox</w:t>
      </w:r>
      <w:r w:rsidR="00B02A63" w:rsidRPr="00B02A63">
        <w:rPr>
          <w:sz w:val="18"/>
          <w:szCs w:val="18"/>
          <w:vertAlign w:val="superscript"/>
        </w:rPr>
        <w:t>2</w:t>
      </w:r>
      <w:r w:rsidR="00B02A63" w:rsidRPr="00B02A63">
        <w:rPr>
          <w:sz w:val="18"/>
          <w:szCs w:val="18"/>
        </w:rPr>
        <w:t xml:space="preserve">, </w:t>
      </w:r>
      <w:proofErr w:type="spellStart"/>
      <w:r w:rsidR="00B02A63" w:rsidRPr="00B02A63">
        <w:rPr>
          <w:sz w:val="18"/>
          <w:szCs w:val="18"/>
        </w:rPr>
        <w:t>Mahesha</w:t>
      </w:r>
      <w:proofErr w:type="spellEnd"/>
      <w:r w:rsidR="00B02A63" w:rsidRPr="00B02A63">
        <w:rPr>
          <w:sz w:val="18"/>
          <w:szCs w:val="18"/>
        </w:rPr>
        <w:t xml:space="preserve"> Jayawardhena</w:t>
      </w:r>
      <w:r w:rsidR="00B02A63" w:rsidRPr="00B02A63">
        <w:rPr>
          <w:sz w:val="18"/>
          <w:szCs w:val="18"/>
          <w:vertAlign w:val="superscript"/>
        </w:rPr>
        <w:t>2</w:t>
      </w:r>
      <w:r w:rsidRPr="00B02A63">
        <w:rPr>
          <w:sz w:val="18"/>
          <w:szCs w:val="18"/>
        </w:rPr>
        <w:t xml:space="preserve"> and </w:t>
      </w:r>
      <w:r w:rsidR="00B02A63" w:rsidRPr="00B02A63">
        <w:rPr>
          <w:sz w:val="18"/>
          <w:szCs w:val="18"/>
        </w:rPr>
        <w:t>James Reynolds</w:t>
      </w:r>
      <w:r w:rsidR="00B02A63" w:rsidRPr="00B02A63">
        <w:rPr>
          <w:sz w:val="18"/>
          <w:szCs w:val="18"/>
          <w:vertAlign w:val="superscript"/>
        </w:rPr>
        <w:t>1</w:t>
      </w:r>
    </w:p>
    <w:p w14:paraId="2561EFDA" w14:textId="77777777" w:rsidR="00B02A63" w:rsidRDefault="00B02A63" w:rsidP="00F7148E">
      <w:pPr>
        <w:spacing w:before="0" w:after="0"/>
        <w:rPr>
          <w:b/>
          <w:sz w:val="18"/>
          <w:szCs w:val="18"/>
        </w:rPr>
      </w:pPr>
    </w:p>
    <w:p w14:paraId="32DE57C4" w14:textId="77777777" w:rsidR="00B02A63" w:rsidRDefault="00B02A63" w:rsidP="00F7148E">
      <w:pPr>
        <w:spacing w:before="0" w:after="0"/>
        <w:rPr>
          <w:b/>
          <w:sz w:val="18"/>
          <w:szCs w:val="18"/>
        </w:rPr>
      </w:pPr>
    </w:p>
    <w:p w14:paraId="3BA31F46" w14:textId="41608B44" w:rsidR="00007CBD" w:rsidRDefault="00B02A63" w:rsidP="00F7148E">
      <w:pPr>
        <w:spacing w:before="0" w:after="0"/>
        <w:rPr>
          <w:b/>
          <w:sz w:val="18"/>
          <w:szCs w:val="18"/>
        </w:rPr>
      </w:pPr>
      <w:r>
        <w:rPr>
          <w:b/>
          <w:sz w:val="18"/>
          <w:szCs w:val="18"/>
          <w:vertAlign w:val="superscript"/>
        </w:rPr>
        <w:t>1</w:t>
      </w:r>
      <w:r>
        <w:rPr>
          <w:b/>
          <w:sz w:val="18"/>
          <w:szCs w:val="18"/>
        </w:rPr>
        <w:t>Public Transport Research Group</w:t>
      </w:r>
    </w:p>
    <w:p w14:paraId="2FCB7B4F" w14:textId="268DAC23" w:rsidR="00B02A63" w:rsidRDefault="00B02A63" w:rsidP="00F7148E">
      <w:pPr>
        <w:spacing w:before="0" w:after="0"/>
        <w:rPr>
          <w:b/>
          <w:sz w:val="18"/>
          <w:szCs w:val="18"/>
        </w:rPr>
      </w:pPr>
      <w:r>
        <w:rPr>
          <w:b/>
          <w:sz w:val="18"/>
          <w:szCs w:val="18"/>
        </w:rPr>
        <w:t>Department of Civil Engineering</w:t>
      </w:r>
    </w:p>
    <w:p w14:paraId="6E3194EE" w14:textId="613478E4" w:rsidR="00007CBD" w:rsidRDefault="00007CBD" w:rsidP="00F7148E">
      <w:pPr>
        <w:spacing w:before="0" w:after="0"/>
        <w:rPr>
          <w:b/>
          <w:sz w:val="18"/>
          <w:szCs w:val="18"/>
        </w:rPr>
      </w:pPr>
      <w:r>
        <w:rPr>
          <w:b/>
          <w:sz w:val="18"/>
          <w:szCs w:val="18"/>
        </w:rPr>
        <w:t>Monash University, Australia</w:t>
      </w:r>
    </w:p>
    <w:p w14:paraId="70B21038" w14:textId="7A25373E" w:rsidR="00007CBD" w:rsidRDefault="00007CBD" w:rsidP="00F7148E">
      <w:pPr>
        <w:spacing w:before="0" w:after="0"/>
        <w:rPr>
          <w:b/>
          <w:sz w:val="18"/>
          <w:szCs w:val="18"/>
        </w:rPr>
      </w:pPr>
    </w:p>
    <w:p w14:paraId="00C52BF4" w14:textId="4C94B5C6" w:rsidR="00007CBD" w:rsidRDefault="00B02A63" w:rsidP="00F7148E">
      <w:pPr>
        <w:spacing w:before="0" w:after="0"/>
        <w:rPr>
          <w:b/>
          <w:sz w:val="18"/>
          <w:szCs w:val="18"/>
        </w:rPr>
      </w:pPr>
      <w:r>
        <w:rPr>
          <w:b/>
          <w:sz w:val="18"/>
          <w:szCs w:val="18"/>
          <w:vertAlign w:val="superscript"/>
        </w:rPr>
        <w:t>2</w:t>
      </w:r>
      <w:r>
        <w:rPr>
          <w:b/>
          <w:sz w:val="18"/>
          <w:szCs w:val="18"/>
        </w:rPr>
        <w:t>Institute of Transport Studies</w:t>
      </w:r>
    </w:p>
    <w:p w14:paraId="3E5929C4" w14:textId="77777777" w:rsidR="00B02A63" w:rsidRDefault="00B02A63" w:rsidP="00B02A63">
      <w:pPr>
        <w:spacing w:before="0" w:after="0"/>
        <w:rPr>
          <w:b/>
          <w:sz w:val="18"/>
          <w:szCs w:val="18"/>
        </w:rPr>
      </w:pPr>
      <w:r>
        <w:rPr>
          <w:b/>
          <w:sz w:val="18"/>
          <w:szCs w:val="18"/>
        </w:rPr>
        <w:t>Department of Civil Engineering</w:t>
      </w:r>
    </w:p>
    <w:p w14:paraId="540FB99E" w14:textId="77777777" w:rsidR="00B02A63" w:rsidRDefault="00B02A63" w:rsidP="00B02A63">
      <w:pPr>
        <w:spacing w:before="0" w:after="0"/>
        <w:rPr>
          <w:b/>
          <w:sz w:val="18"/>
          <w:szCs w:val="18"/>
        </w:rPr>
      </w:pPr>
      <w:r>
        <w:rPr>
          <w:b/>
          <w:sz w:val="18"/>
          <w:szCs w:val="18"/>
        </w:rPr>
        <w:t>Monash University, Australia</w:t>
      </w:r>
    </w:p>
    <w:p w14:paraId="0E5D3366" w14:textId="0C5DAD80" w:rsidR="00007CBD" w:rsidRDefault="00007CBD" w:rsidP="00F7148E">
      <w:pPr>
        <w:spacing w:before="0" w:after="0"/>
        <w:rPr>
          <w:b/>
          <w:sz w:val="18"/>
          <w:szCs w:val="18"/>
        </w:rPr>
      </w:pPr>
    </w:p>
    <w:p w14:paraId="00D5ADCB" w14:textId="64546F77" w:rsidR="00B02A63" w:rsidRPr="00B02A63" w:rsidRDefault="00B02A63" w:rsidP="00F7148E">
      <w:pPr>
        <w:spacing w:before="0" w:after="0"/>
        <w:rPr>
          <w:b/>
          <w:sz w:val="18"/>
          <w:szCs w:val="18"/>
        </w:rPr>
      </w:pPr>
      <w:r>
        <w:rPr>
          <w:b/>
          <w:sz w:val="18"/>
          <w:szCs w:val="18"/>
          <w:vertAlign w:val="superscript"/>
        </w:rPr>
        <w:t>*</w:t>
      </w:r>
      <w:r>
        <w:rPr>
          <w:b/>
          <w:sz w:val="18"/>
          <w:szCs w:val="18"/>
        </w:rPr>
        <w:t>Corresponding author</w:t>
      </w:r>
    </w:p>
    <w:p w14:paraId="5ACC2068" w14:textId="77777777" w:rsidR="00B02A63" w:rsidRDefault="00B02A63" w:rsidP="00F7148E">
      <w:pPr>
        <w:spacing w:before="0" w:after="0"/>
        <w:rPr>
          <w:b/>
          <w:sz w:val="18"/>
          <w:szCs w:val="18"/>
        </w:rPr>
      </w:pPr>
    </w:p>
    <w:p w14:paraId="744A11B8" w14:textId="5A1683E1" w:rsidR="00B02A63" w:rsidRDefault="00B02A63" w:rsidP="00F7148E">
      <w:pPr>
        <w:spacing w:before="0" w:after="0"/>
        <w:rPr>
          <w:b/>
          <w:sz w:val="18"/>
          <w:szCs w:val="18"/>
        </w:rPr>
      </w:pPr>
      <w:r>
        <w:rPr>
          <w:b/>
          <w:sz w:val="18"/>
          <w:szCs w:val="18"/>
        </w:rPr>
        <w:t xml:space="preserve">JEL classification </w:t>
      </w:r>
      <w:r w:rsidRPr="00F7148E">
        <w:rPr>
          <w:b/>
          <w:sz w:val="18"/>
          <w:szCs w:val="18"/>
        </w:rPr>
        <w:t>(minimum of 3, maximum 6):</w:t>
      </w:r>
    </w:p>
    <w:p w14:paraId="4087950A" w14:textId="77777777" w:rsidR="00B02A63" w:rsidRDefault="00B02A63" w:rsidP="00915629">
      <w:pPr>
        <w:spacing w:before="0" w:after="0"/>
        <w:ind w:left="720"/>
        <w:rPr>
          <w:sz w:val="18"/>
          <w:szCs w:val="18"/>
        </w:rPr>
      </w:pPr>
      <w:r w:rsidRPr="00B02A63">
        <w:rPr>
          <w:sz w:val="18"/>
          <w:szCs w:val="18"/>
        </w:rPr>
        <w:t>R41 Transportation: Demand, Supply, and Congestion; Travel Time; Safety and Accidents; Transportation Noise</w:t>
      </w:r>
    </w:p>
    <w:p w14:paraId="2A861BC8" w14:textId="5911A120" w:rsidR="00B02A63" w:rsidRDefault="00915629" w:rsidP="00915629">
      <w:pPr>
        <w:spacing w:before="0" w:after="0"/>
        <w:ind w:left="720"/>
        <w:rPr>
          <w:sz w:val="18"/>
          <w:szCs w:val="18"/>
        </w:rPr>
      </w:pPr>
      <w:r w:rsidRPr="00915629">
        <w:rPr>
          <w:sz w:val="18"/>
          <w:szCs w:val="18"/>
        </w:rPr>
        <w:t>D90 General</w:t>
      </w:r>
    </w:p>
    <w:p w14:paraId="145F1FFF" w14:textId="435939F0" w:rsidR="00915629" w:rsidRPr="00B02A63" w:rsidRDefault="00915629" w:rsidP="00915629">
      <w:pPr>
        <w:spacing w:before="0" w:after="0"/>
        <w:ind w:left="720"/>
        <w:rPr>
          <w:sz w:val="18"/>
          <w:szCs w:val="18"/>
        </w:rPr>
      </w:pPr>
      <w:r w:rsidRPr="00915629">
        <w:rPr>
          <w:sz w:val="18"/>
          <w:szCs w:val="18"/>
        </w:rPr>
        <w:t>R48 Government Pricing and Policy</w:t>
      </w:r>
    </w:p>
    <w:p w14:paraId="4B6ED28F" w14:textId="7590941C" w:rsidR="00B02A63" w:rsidRDefault="00B02A63" w:rsidP="00F7148E">
      <w:pPr>
        <w:spacing w:before="0" w:after="0"/>
        <w:rPr>
          <w:b/>
          <w:sz w:val="18"/>
          <w:szCs w:val="18"/>
        </w:rPr>
      </w:pPr>
    </w:p>
    <w:p w14:paraId="73714B04" w14:textId="5896C165" w:rsidR="00D17EF5" w:rsidRPr="00F7148E" w:rsidRDefault="00643E73" w:rsidP="00F7148E">
      <w:pPr>
        <w:spacing w:before="0" w:after="0"/>
        <w:rPr>
          <w:b/>
          <w:sz w:val="18"/>
          <w:szCs w:val="18"/>
        </w:rPr>
      </w:pPr>
      <w:r w:rsidRPr="00F7148E">
        <w:rPr>
          <w:b/>
          <w:sz w:val="18"/>
          <w:szCs w:val="18"/>
        </w:rPr>
        <w:t>Keywords</w:t>
      </w:r>
      <w:r w:rsidR="00FA28A7" w:rsidRPr="00F7148E">
        <w:rPr>
          <w:b/>
          <w:sz w:val="18"/>
          <w:szCs w:val="18"/>
        </w:rPr>
        <w:t xml:space="preserve"> (up to </w:t>
      </w:r>
      <w:r w:rsidR="00A61710" w:rsidRPr="00F7148E">
        <w:rPr>
          <w:b/>
          <w:sz w:val="18"/>
          <w:szCs w:val="18"/>
        </w:rPr>
        <w:t>8</w:t>
      </w:r>
      <w:r w:rsidR="00986BE0" w:rsidRPr="00F7148E">
        <w:rPr>
          <w:b/>
          <w:sz w:val="18"/>
          <w:szCs w:val="18"/>
        </w:rPr>
        <w:t>, separated with a semi-colon</w:t>
      </w:r>
      <w:r w:rsidR="00FA28A7" w:rsidRPr="00F7148E">
        <w:rPr>
          <w:b/>
          <w:sz w:val="18"/>
          <w:szCs w:val="18"/>
        </w:rPr>
        <w:t>)</w:t>
      </w:r>
      <w:r w:rsidR="00D17EF5" w:rsidRPr="00F7148E">
        <w:rPr>
          <w:b/>
          <w:sz w:val="18"/>
          <w:szCs w:val="18"/>
        </w:rPr>
        <w:t xml:space="preserve">: </w:t>
      </w:r>
    </w:p>
    <w:p w14:paraId="5C57C399" w14:textId="7CCA9045" w:rsidR="0018033B" w:rsidRPr="00F7148E" w:rsidRDefault="0026322F" w:rsidP="00F7148E">
      <w:pPr>
        <w:spacing w:before="0" w:after="0"/>
        <w:rPr>
          <w:sz w:val="18"/>
          <w:szCs w:val="18"/>
        </w:rPr>
      </w:pPr>
      <w:proofErr w:type="spellStart"/>
      <w:r w:rsidRPr="00F7148E">
        <w:rPr>
          <w:sz w:val="18"/>
          <w:szCs w:val="18"/>
        </w:rPr>
        <w:t>Micro</w:t>
      </w:r>
      <w:r w:rsidR="00B02A63">
        <w:rPr>
          <w:sz w:val="18"/>
          <w:szCs w:val="18"/>
        </w:rPr>
        <w:t>mobilit</w:t>
      </w:r>
      <w:r w:rsidR="00915629">
        <w:rPr>
          <w:sz w:val="18"/>
          <w:szCs w:val="18"/>
        </w:rPr>
        <w:t>y</w:t>
      </w:r>
      <w:proofErr w:type="spellEnd"/>
      <w:r w:rsidR="00915629">
        <w:rPr>
          <w:sz w:val="18"/>
          <w:szCs w:val="18"/>
        </w:rPr>
        <w:t xml:space="preserve">; </w:t>
      </w:r>
      <w:r w:rsidR="006B3CEA">
        <w:rPr>
          <w:sz w:val="18"/>
          <w:szCs w:val="18"/>
        </w:rPr>
        <w:t xml:space="preserve">e-scooter, </w:t>
      </w:r>
      <w:r w:rsidR="00915629">
        <w:rPr>
          <w:sz w:val="18"/>
          <w:szCs w:val="18"/>
        </w:rPr>
        <w:t xml:space="preserve">transit integration; transit service </w:t>
      </w:r>
      <w:proofErr w:type="gramStart"/>
      <w:r w:rsidR="00915629">
        <w:rPr>
          <w:sz w:val="18"/>
          <w:szCs w:val="18"/>
        </w:rPr>
        <w:t>level;  mode</w:t>
      </w:r>
      <w:proofErr w:type="gramEnd"/>
      <w:r w:rsidR="00915629">
        <w:rPr>
          <w:sz w:val="18"/>
          <w:szCs w:val="18"/>
        </w:rPr>
        <w:t xml:space="preserve"> choice; spatial analysis  </w:t>
      </w:r>
    </w:p>
    <w:p w14:paraId="2DF7BB32" w14:textId="77777777" w:rsidR="00F7148E" w:rsidRPr="00F7148E" w:rsidRDefault="00F7148E" w:rsidP="00F7148E">
      <w:pPr>
        <w:spacing w:before="0" w:after="0"/>
        <w:rPr>
          <w:b/>
          <w:sz w:val="18"/>
          <w:szCs w:val="18"/>
        </w:rPr>
      </w:pPr>
    </w:p>
    <w:p w14:paraId="5CFD2690" w14:textId="77777777" w:rsidR="00643E73" w:rsidRDefault="00643E73" w:rsidP="00367B7C">
      <w:pPr>
        <w:pStyle w:val="Heading1"/>
        <w:numPr>
          <w:ilvl w:val="0"/>
          <w:numId w:val="0"/>
        </w:numPr>
        <w:ind w:left="360" w:hanging="360"/>
      </w:pPr>
      <w:bookmarkStart w:id="0" w:name="_Ref9589513"/>
      <w:r w:rsidRPr="00314366">
        <w:t>ABSTRACT</w:t>
      </w:r>
      <w:bookmarkEnd w:id="0"/>
    </w:p>
    <w:p w14:paraId="4B20011C" w14:textId="345611E5" w:rsidR="00B02A63" w:rsidRDefault="00B02A63" w:rsidP="00BF3E32">
      <w:r>
        <w:t xml:space="preserve">This paper explores how public transport and </w:t>
      </w:r>
      <w:proofErr w:type="spellStart"/>
      <w:r>
        <w:t>micromobility</w:t>
      </w:r>
      <w:proofErr w:type="spellEnd"/>
      <w:r>
        <w:t xml:space="preserve"> travel interact using a case study </w:t>
      </w:r>
      <w:r w:rsidR="006B3CEA">
        <w:t xml:space="preserve">of shared e-scooter users </w:t>
      </w:r>
      <w:r>
        <w:t>in inner Melbourne</w:t>
      </w:r>
      <w:ins w:id="1" w:author="James Reynolds" w:date="2024-04-03T08:44:00Z">
        <w:r w:rsidR="00A77041">
          <w:t>,</w:t>
        </w:r>
      </w:ins>
      <w:r>
        <w:t xml:space="preserve"> Australia.  </w:t>
      </w:r>
    </w:p>
    <w:p w14:paraId="05A0E7F6" w14:textId="24025530" w:rsidR="00B02A63" w:rsidRDefault="00B02A63" w:rsidP="00BF3E32">
      <w:r>
        <w:t xml:space="preserve">The </w:t>
      </w:r>
      <w:r w:rsidR="00BF3E32">
        <w:t xml:space="preserve">research </w:t>
      </w:r>
      <w:r>
        <w:t>analys</w:t>
      </w:r>
      <w:r w:rsidR="00BF3E32">
        <w:t>es</w:t>
      </w:r>
      <w:r>
        <w:t xml:space="preserve"> travel patterns of </w:t>
      </w:r>
      <w:r w:rsidR="00BF3E32">
        <w:t xml:space="preserve">e-scooter </w:t>
      </w:r>
      <w:r>
        <w:t xml:space="preserve">users in relation to Public Transport.  A </w:t>
      </w:r>
      <w:r w:rsidR="00BF3E32">
        <w:t xml:space="preserve">transit </w:t>
      </w:r>
      <w:r>
        <w:t>service level index is compiled</w:t>
      </w:r>
      <w:r w:rsidR="00BF3E32">
        <w:t xml:space="preserve">.  </w:t>
      </w:r>
      <w:r>
        <w:t xml:space="preserve">The spatial </w:t>
      </w:r>
      <w:r w:rsidR="00BF3E32">
        <w:t xml:space="preserve">and temporal patterns of e-scooter travel are compared with service level </w:t>
      </w:r>
      <w:r>
        <w:t>to explore the hypothesis that e-scooter use is stronger in areas where inner area transit offers a poorer quality service.  Th</w:t>
      </w:r>
      <w:r w:rsidR="00BF3E32">
        <w:t xml:space="preserve">is questions if </w:t>
      </w:r>
      <w:r>
        <w:t xml:space="preserve">e-scooters </w:t>
      </w:r>
      <w:r w:rsidR="00BF3E32">
        <w:t xml:space="preserve">act as </w:t>
      </w:r>
      <w:r>
        <w:t xml:space="preserve">a ‘gap filler’ </w:t>
      </w:r>
      <w:r w:rsidR="00BF3E32">
        <w:t xml:space="preserve">to transit </w:t>
      </w:r>
      <w:r w:rsidR="006B3CEA">
        <w:t>providing first-last mile access to transit</w:t>
      </w:r>
      <w:r>
        <w:t xml:space="preserve">.   </w:t>
      </w:r>
    </w:p>
    <w:p w14:paraId="5D21CD80" w14:textId="076FCD3D" w:rsidR="00BF3E32" w:rsidRDefault="00BF3E32" w:rsidP="00BF3E32">
      <w:r>
        <w:t>Overall</w:t>
      </w:r>
      <w:ins w:id="2" w:author="Alexa Delbosc" w:date="2024-03-28T10:08:00Z">
        <w:r w:rsidR="004E4F9F">
          <w:t>,</w:t>
        </w:r>
      </w:ins>
      <w:r>
        <w:t xml:space="preserve"> we find e-scooter demand is highly concentrated in areas and at times when transit service levels are highest.  This </w:t>
      </w:r>
      <w:del w:id="3" w:author="Alexa Delbosc" w:date="2024-03-28T10:08:00Z">
        <w:r w:rsidDel="004E4F9F">
          <w:delText>is highly suggested of a more competitive role for e-scooters rather than complementary with public transport</w:delText>
        </w:r>
      </w:del>
      <w:ins w:id="4" w:author="Alexa Delbosc" w:date="2024-03-28T10:08:00Z">
        <w:r w:rsidR="004E4F9F">
          <w:t>suggests that shared e-scooters may be competing with transit service rather than filling gaps in service</w:t>
        </w:r>
      </w:ins>
      <w:r>
        <w:t xml:space="preserve">.  </w:t>
      </w:r>
      <w:del w:id="5" w:author="Alexa Delbosc" w:date="2024-03-28T10:08:00Z">
        <w:r w:rsidDel="004E4F9F">
          <w:delText>In general we</w:delText>
        </w:r>
      </w:del>
      <w:ins w:id="6" w:author="Alexa Delbosc" w:date="2024-03-28T10:08:00Z">
        <w:r w:rsidR="004E4F9F">
          <w:t>We</w:t>
        </w:r>
      </w:ins>
      <w:r>
        <w:t xml:space="preserve"> therefore conclude that the </w:t>
      </w:r>
      <w:del w:id="7" w:author="Alexa Delbosc" w:date="2024-03-28T10:09:00Z">
        <w:r w:rsidDel="004E4F9F">
          <w:delText xml:space="preserve">widespread application of the </w:delText>
        </w:r>
      </w:del>
      <w:r>
        <w:t xml:space="preserve">hypothesis that e-scooters act as a ‘gap filler’ for areas of low transit </w:t>
      </w:r>
      <w:del w:id="8" w:author="Alexa Delbosc" w:date="2024-03-28T10:09:00Z">
        <w:r w:rsidDel="004E4F9F">
          <w:delText>and that first last mile to transit behaviours dominate is disproven</w:delText>
        </w:r>
      </w:del>
      <w:ins w:id="9" w:author="Alexa Delbosc" w:date="2024-03-28T10:09:00Z">
        <w:r w:rsidR="004E4F9F">
          <w:t>use is not supported</w:t>
        </w:r>
      </w:ins>
      <w:r>
        <w:t xml:space="preserve">.   </w:t>
      </w:r>
    </w:p>
    <w:p w14:paraId="12221DB5" w14:textId="236C00C9" w:rsidR="008D3424" w:rsidRDefault="00BF3E32" w:rsidP="00BF3E32">
      <w:r>
        <w:t>Nevertheless</w:t>
      </w:r>
      <w:ins w:id="10" w:author="Alexa Delbosc" w:date="2024-03-28T10:09:00Z">
        <w:r w:rsidR="004E4F9F">
          <w:t>,</w:t>
        </w:r>
      </w:ins>
      <w:r>
        <w:t xml:space="preserve"> we have found limited and specific evidence of times and areas where ‘gap filling’ and first</w:t>
      </w:r>
      <w:ins w:id="11" w:author="James Reynolds" w:date="2024-04-03T08:47:00Z">
        <w:r w:rsidR="00A77041">
          <w:t>-</w:t>
        </w:r>
      </w:ins>
      <w:del w:id="12" w:author="James Reynolds" w:date="2024-04-03T08:44:00Z">
        <w:r w:rsidDel="00A77041">
          <w:delText xml:space="preserve"> </w:delText>
        </w:r>
      </w:del>
      <w:r>
        <w:t xml:space="preserve">last mile trips are apparent.  </w:t>
      </w:r>
      <w:del w:id="13" w:author="Alexa Delbosc" w:date="2024-03-28T10:10:00Z">
        <w:r w:rsidDel="004E4F9F">
          <w:delText>Early hour</w:delText>
        </w:r>
        <w:r w:rsidR="008D3424" w:rsidDel="004E4F9F">
          <w:delText>s</w:delText>
        </w:r>
      </w:del>
      <w:ins w:id="14" w:author="Alexa Delbosc" w:date="2024-03-28T10:10:00Z">
        <w:r w:rsidR="004E4F9F">
          <w:t>Night time, early morning and weekend</w:t>
        </w:r>
      </w:ins>
      <w:r>
        <w:t xml:space="preserve"> e-scooter travel volume is high</w:t>
      </w:r>
      <w:del w:id="15" w:author="Alexa Delbosc" w:date="2024-03-28T10:10:00Z">
        <w:r w:rsidR="008D3424" w:rsidDel="004E4F9F">
          <w:delText xml:space="preserve"> and weekend e-scooter use is higher than weekdays</w:delText>
        </w:r>
      </w:del>
      <w:r w:rsidR="008D3424">
        <w:t xml:space="preserve">; all </w:t>
      </w:r>
      <w:ins w:id="16" w:author="Alexa Delbosc" w:date="2024-03-28T10:10:00Z">
        <w:r w:rsidR="004E4F9F">
          <w:t xml:space="preserve">times </w:t>
        </w:r>
      </w:ins>
      <w:r w:rsidR="008D3424">
        <w:t>when transit service levels are lower.  We also found limited evidence of spatial gaps in transit where first</w:t>
      </w:r>
      <w:ins w:id="17" w:author="James Reynolds" w:date="2024-04-03T08:48:00Z">
        <w:r w:rsidR="00A77041">
          <w:t>-</w:t>
        </w:r>
      </w:ins>
      <w:del w:id="18" w:author="James Reynolds" w:date="2024-04-03T08:45:00Z">
        <w:r w:rsidR="008D3424" w:rsidDel="00A77041">
          <w:delText xml:space="preserve"> </w:delText>
        </w:r>
      </w:del>
      <w:r w:rsidR="008D3424">
        <w:t xml:space="preserve">last mile rail access was occurring and </w:t>
      </w:r>
      <w:del w:id="19" w:author="Alexa Delbosc" w:date="2024-03-28T10:11:00Z">
        <w:r w:rsidR="008D3424" w:rsidDel="004E4F9F">
          <w:delText xml:space="preserve">general </w:delText>
        </w:r>
      </w:del>
      <w:ins w:id="20" w:author="Alexa Delbosc" w:date="2024-03-28T10:11:00Z">
        <w:r w:rsidR="004E4F9F">
          <w:t xml:space="preserve">some </w:t>
        </w:r>
      </w:ins>
      <w:r w:rsidR="008D3424">
        <w:t>evidence that rail</w:t>
      </w:r>
      <w:ins w:id="21" w:author="Alexa Delbosc" w:date="2024-03-28T10:11:00Z">
        <w:r w:rsidR="004E4F9F">
          <w:t>-linked</w:t>
        </w:r>
      </w:ins>
      <w:r w:rsidR="008D3424">
        <w:t xml:space="preserve"> </w:t>
      </w:r>
      <w:del w:id="22" w:author="Alexa Delbosc" w:date="2024-03-28T10:11:00Z">
        <w:r w:rsidR="008D3424" w:rsidDel="004E4F9F">
          <w:delText xml:space="preserve">related </w:delText>
        </w:r>
      </w:del>
      <w:r w:rsidR="008D3424">
        <w:t>e-scooter travel was from lower service level trip ends and that these patterns increased with e-scooter trip distance.</w:t>
      </w:r>
    </w:p>
    <w:p w14:paraId="77581894" w14:textId="3968E2B2" w:rsidR="00367B7C" w:rsidRDefault="008D3424" w:rsidP="00BF3E32">
      <w:r>
        <w:t>Implications of the research for research and policy are discussed.</w:t>
      </w:r>
      <w:r w:rsidR="00367B7C">
        <w:br w:type="page"/>
      </w:r>
    </w:p>
    <w:p w14:paraId="19DE6475" w14:textId="77777777" w:rsidR="00B02A63" w:rsidRDefault="00B02A63" w:rsidP="004E4F9F"/>
    <w:p w14:paraId="09B3EFDD" w14:textId="7723220E" w:rsidR="00AF0EDD" w:rsidRDefault="00BF05B3" w:rsidP="00BF30E1">
      <w:pPr>
        <w:pStyle w:val="Heading1"/>
      </w:pPr>
      <w:r>
        <w:t>Introduction</w:t>
      </w:r>
    </w:p>
    <w:p w14:paraId="4A1946D1" w14:textId="4C2F4762" w:rsidR="00F1339A" w:rsidRDefault="00BA472F" w:rsidP="00951707">
      <w:ins w:id="23" w:author="Alexa Delbosc" w:date="2024-03-28T10:12:00Z">
        <w:r>
          <w:t xml:space="preserve">Shared </w:t>
        </w:r>
      </w:ins>
      <w:del w:id="24" w:author="Alexa Delbosc" w:date="2024-03-28T10:12:00Z">
        <w:r w:rsidR="00F16183" w:rsidDel="00BA472F">
          <w:delText>E</w:delText>
        </w:r>
      </w:del>
      <w:ins w:id="25" w:author="Alexa Delbosc" w:date="2024-03-28T10:12:00Z">
        <w:r>
          <w:t>e</w:t>
        </w:r>
      </w:ins>
      <w:r w:rsidR="00F16183">
        <w:t xml:space="preserve">-scooters are the latest </w:t>
      </w:r>
      <w:del w:id="26" w:author="Alexa Delbosc" w:date="2024-03-28T10:12:00Z">
        <w:r w:rsidR="00F16183" w:rsidDel="00BA472F">
          <w:delText>in new technology</w:delText>
        </w:r>
      </w:del>
      <w:ins w:id="27" w:author="Alexa Delbosc" w:date="2024-03-28T10:12:00Z">
        <w:r>
          <w:t>innovation in</w:t>
        </w:r>
      </w:ins>
      <w:r w:rsidR="00F16183">
        <w:t xml:space="preserve"> </w:t>
      </w:r>
      <w:proofErr w:type="spellStart"/>
      <w:r w:rsidR="00F16183">
        <w:t>micromobility</w:t>
      </w:r>
      <w:proofErr w:type="spellEnd"/>
      <w:r w:rsidR="00F16183">
        <w:t xml:space="preserve"> options </w:t>
      </w:r>
      <w:del w:id="28" w:author="Alexa Delbosc" w:date="2024-03-28T10:12:00Z">
        <w:r w:rsidR="00F16183" w:rsidDel="00BA472F">
          <w:delText xml:space="preserve">which are now </w:delText>
        </w:r>
      </w:del>
      <w:r w:rsidR="00F16183">
        <w:t xml:space="preserve">available in </w:t>
      </w:r>
      <w:del w:id="29" w:author="Alexa Delbosc" w:date="2024-03-28T10:13:00Z">
        <w:r w:rsidR="00F16183" w:rsidDel="00BA472F">
          <w:delText xml:space="preserve">mainly </w:delText>
        </w:r>
      </w:del>
      <w:ins w:id="30" w:author="Alexa Delbosc" w:date="2024-03-28T10:13:00Z">
        <w:r>
          <w:t xml:space="preserve">many </w:t>
        </w:r>
      </w:ins>
      <w:r w:rsidR="00F16183">
        <w:t>inner and downtown parts of cities</w:t>
      </w:r>
      <w:ins w:id="31" w:author="Alexa Delbosc" w:date="2024-03-28T10:13:00Z">
        <w:r>
          <w:t xml:space="preserve"> around the world</w:t>
        </w:r>
      </w:ins>
      <w:r w:rsidR="00F16183">
        <w:t xml:space="preserve">.  While safety concerns have dominated both research </w:t>
      </w:r>
      <w:r w:rsidR="00A45CC6">
        <w:fldChar w:fldCharType="begin"/>
      </w:r>
      <w:r w:rsidR="00A45CC6">
        <w:instrText xml:space="preserve"> ADDIN EN.CITE &lt;EndNote&gt;&lt;Cite&gt;&lt;Author&gt;Kazemzadeh&lt;/Author&gt;&lt;Year&gt;2023&lt;/Year&gt;&lt;RecNum&gt;1473&lt;/RecNum&gt;&lt;DisplayText&gt;(Kazemzadeh et al., 2023)&lt;/DisplayText&gt;&lt;record&gt;&lt;rec-number&gt;1473&lt;/rec-number&gt;&lt;foreign-keys&gt;&lt;key app="EN" db-id="0zaax9ez3v2ez0ep02txt0ejar5vpsvrtzer" timestamp="1710713700"&gt;1473&lt;/key&gt;&lt;/foreign-keys&gt;&lt;ref-type name="Journal Article"&gt;17&lt;/ref-type&gt;&lt;contributors&gt;&lt;authors&gt;&lt;author&gt;Kazemzadeh, Khashayar&lt;/author&gt;&lt;author&gt;Haghani, Milad&lt;/author&gt;&lt;author&gt;Sprei, Frances&lt;/author&gt;&lt;/authors&gt;&lt;/contributors&gt;&lt;titles&gt;&lt;title&gt;Electric scooter safety: An integrative review of evidence from transport and medical research domains&lt;/title&gt;&lt;secondary-title&gt;Sustainable Cities and Society&lt;/secondary-title&gt;&lt;/titles&gt;&lt;periodical&gt;&lt;full-title&gt;Sustainable cities and society&lt;/full-title&gt;&lt;/periodical&gt;&lt;pages&gt;104313&lt;/pages&gt;&lt;volume&gt;89&lt;/volume&gt;&lt;keywords&gt;&lt;keyword&gt;Electric scooter&lt;/keyword&gt;&lt;keyword&gt;E-scooter&lt;/keyword&gt;&lt;keyword&gt;Safety&lt;/keyword&gt;&lt;keyword&gt;Surrogate safety measure&lt;/keyword&gt;&lt;keyword&gt;Powered micro-mobility&lt;/keyword&gt;&lt;keyword&gt;Sustainable transport&lt;/keyword&gt;&lt;/keywords&gt;&lt;dates&gt;&lt;year&gt;2023&lt;/year&gt;&lt;pub-dates&gt;&lt;date&gt;2023/02/01/&lt;/date&gt;&lt;/pub-dates&gt;&lt;/dates&gt;&lt;isbn&gt;2210-6707&lt;/isbn&gt;&lt;urls&gt;&lt;related-urls&gt;&lt;url&gt;https://www.sciencedirect.com/science/article/pii/S2210670722006175&lt;/url&gt;&lt;/related-urls&gt;&lt;/urls&gt;&lt;electronic-resource-num&gt;https://doi.org/10.1016/j.scs.2022.104313&lt;/electronic-resource-num&gt;&lt;/record&gt;&lt;/Cite&gt;&lt;/EndNote&gt;</w:instrText>
      </w:r>
      <w:r w:rsidR="00A45CC6">
        <w:fldChar w:fldCharType="separate"/>
      </w:r>
      <w:r w:rsidR="00A45CC6">
        <w:rPr>
          <w:noProof/>
        </w:rPr>
        <w:t>(Kazemzadeh et al., 2023)</w:t>
      </w:r>
      <w:r w:rsidR="00A45CC6">
        <w:fldChar w:fldCharType="end"/>
      </w:r>
      <w:r w:rsidR="00A45CC6">
        <w:t xml:space="preserve"> </w:t>
      </w:r>
      <w:r w:rsidR="00F16183">
        <w:t xml:space="preserve">and policy </w:t>
      </w:r>
      <w:r w:rsidR="00A45CC6">
        <w:fldChar w:fldCharType="begin"/>
      </w:r>
      <w:r w:rsidR="00A45CC6">
        <w:instrText xml:space="preserve"> ADDIN EN.CITE &lt;EndNote&gt;&lt;Cite&gt;&lt;Author&gt;Bozzi&lt;/Author&gt;&lt;Year&gt;2021&lt;/Year&gt;&lt;RecNum&gt;1474&lt;/RecNum&gt;&lt;DisplayText&gt;(Bozzi and Aguilera, 2021)&lt;/DisplayText&gt;&lt;record&gt;&lt;rec-number&gt;1474&lt;/rec-number&gt;&lt;foreign-keys&gt;&lt;key app="EN" db-id="0zaax9ez3v2ez0ep02txt0ejar5vpsvrtzer" timestamp="1710713804"&gt;1474&lt;/key&gt;&lt;/foreign-keys&gt;&lt;ref-type name="Journal Article"&gt;17&lt;/ref-type&gt;&lt;contributors&gt;&lt;authors&gt;&lt;author&gt;Bozzi, Alberica Domitilla&lt;/author&gt;&lt;author&gt;Aguilera, Anne&lt;/author&gt;&lt;/authors&gt;&lt;/contributors&gt;&lt;titles&gt;&lt;title&gt;Shared E-Scooters: A Review of Uses, Health and Environmental Impacts, and Policy Implications of a New Micro-Mobility Service&lt;/title&gt;&lt;secondary-title&gt;Sustainability&lt;/secondary-title&gt;&lt;/titles&gt;&lt;periodical&gt;&lt;full-title&gt;Sustainability&lt;/full-title&gt;&lt;/periodical&gt;&lt;pages&gt;8676&lt;/pages&gt;&lt;volume&gt;13&lt;/volume&gt;&lt;number&gt;16&lt;/number&gt;&lt;dates&gt;&lt;year&gt;2021&lt;/year&gt;&lt;/dates&gt;&lt;isbn&gt;2071-1050&lt;/isbn&gt;&lt;accession-num&gt;doi:10.3390/su13168676&lt;/accession-num&gt;&lt;urls&gt;&lt;related-urls&gt;&lt;url&gt;https://www.mdpi.com/2071-1050/13/16/8676&lt;/url&gt;&lt;/related-urls&gt;&lt;/urls&gt;&lt;/record&gt;&lt;/Cite&gt;&lt;/EndNote&gt;</w:instrText>
      </w:r>
      <w:r w:rsidR="00A45CC6">
        <w:fldChar w:fldCharType="separate"/>
      </w:r>
      <w:r w:rsidR="00A45CC6">
        <w:rPr>
          <w:noProof/>
        </w:rPr>
        <w:t>(Bozzi and Aguilera, 2021)</w:t>
      </w:r>
      <w:r w:rsidR="00A45CC6">
        <w:fldChar w:fldCharType="end"/>
      </w:r>
      <w:r w:rsidR="00A45CC6">
        <w:t xml:space="preserve"> </w:t>
      </w:r>
      <w:r w:rsidR="00F16183">
        <w:t xml:space="preserve">responses to the introduction of e-scooters, less attention has focussed on </w:t>
      </w:r>
      <w:del w:id="32" w:author="Alexa Delbosc" w:date="2024-03-28T10:13:00Z">
        <w:r w:rsidR="00F16183" w:rsidDel="00BA472F">
          <w:delText>their impacts on</w:delText>
        </w:r>
      </w:del>
      <w:ins w:id="33" w:author="Alexa Delbosc" w:date="2024-03-28T10:13:00Z">
        <w:r>
          <w:t>how they might</w:t>
        </w:r>
      </w:ins>
      <w:r w:rsidR="00F16183">
        <w:t xml:space="preserve"> </w:t>
      </w:r>
      <w:r w:rsidR="00451916">
        <w:t>integrate</w:t>
      </w:r>
      <w:del w:id="34" w:author="Alexa Delbosc" w:date="2024-03-28T10:13:00Z">
        <w:r w:rsidR="00451916" w:rsidDel="00BA472F">
          <w:delText>d</w:delText>
        </w:r>
      </w:del>
      <w:r w:rsidR="00451916">
        <w:t xml:space="preserve"> </w:t>
      </w:r>
      <w:del w:id="35" w:author="Alexa Delbosc" w:date="2024-03-28T10:13:00Z">
        <w:r w:rsidR="00F16183" w:rsidDel="00BA472F">
          <w:delText>travel behaviour</w:delText>
        </w:r>
        <w:r w:rsidR="00451916" w:rsidDel="00BA472F">
          <w:delText xml:space="preserve"> </w:delText>
        </w:r>
      </w:del>
      <w:r w:rsidR="00451916">
        <w:t xml:space="preserve">with </w:t>
      </w:r>
      <w:ins w:id="36" w:author="Alexa Delbosc" w:date="2024-03-28T10:14:00Z">
        <w:r>
          <w:t xml:space="preserve">(or compete with) </w:t>
        </w:r>
      </w:ins>
      <w:r w:rsidR="00451916">
        <w:t>other inner</w:t>
      </w:r>
      <w:ins w:id="37" w:author="Alexa Delbosc" w:date="2024-03-28T10:13:00Z">
        <w:r>
          <w:t>-</w:t>
        </w:r>
      </w:ins>
      <w:del w:id="38" w:author="Alexa Delbosc" w:date="2024-03-28T10:13:00Z">
        <w:r w:rsidR="00451916" w:rsidDel="00BA472F">
          <w:delText xml:space="preserve"> </w:delText>
        </w:r>
      </w:del>
      <w:r w:rsidR="00451916">
        <w:t>city travel modes</w:t>
      </w:r>
      <w:r w:rsidR="00F16183">
        <w:t>.</w:t>
      </w:r>
    </w:p>
    <w:p w14:paraId="583993B1" w14:textId="01565D0A" w:rsidR="006B3CEA" w:rsidRDefault="00F16183" w:rsidP="006B3CEA">
      <w:bookmarkStart w:id="39" w:name="_Hlk161817426"/>
      <w:r>
        <w:t>This paper explores links between the spatial and temporal patterns of e-scooter</w:t>
      </w:r>
      <w:r w:rsidR="007046C0">
        <w:t xml:space="preserve"> use</w:t>
      </w:r>
      <w:r>
        <w:t xml:space="preserve"> and </w:t>
      </w:r>
      <w:del w:id="40" w:author="Alexa Delbosc" w:date="2024-03-28T10:14:00Z">
        <w:r w:rsidDel="00BA472F">
          <w:delText>how th</w:delText>
        </w:r>
        <w:r w:rsidR="007046C0" w:rsidDel="00BA472F">
          <w:delText>is</w:delText>
        </w:r>
        <w:r w:rsidDel="00BA472F">
          <w:delText xml:space="preserve"> relate</w:delText>
        </w:r>
        <w:r w:rsidR="007046C0" w:rsidDel="00BA472F">
          <w:delText>s</w:delText>
        </w:r>
        <w:r w:rsidDel="00BA472F">
          <w:delText xml:space="preserve"> to </w:delText>
        </w:r>
      </w:del>
      <w:r>
        <w:t>public transport</w:t>
      </w:r>
      <w:ins w:id="41" w:author="Alexa Delbosc" w:date="2024-03-28T10:14:00Z">
        <w:r w:rsidR="00BA472F">
          <w:t xml:space="preserve"> services</w:t>
        </w:r>
      </w:ins>
      <w:r>
        <w:t xml:space="preserve"> in </w:t>
      </w:r>
      <w:ins w:id="42" w:author="Alexa Delbosc" w:date="2024-03-28T10:14:00Z">
        <w:r w:rsidR="00BA472F">
          <w:t xml:space="preserve">an </w:t>
        </w:r>
      </w:ins>
      <w:r>
        <w:t>inner</w:t>
      </w:r>
      <w:ins w:id="43" w:author="James Reynolds" w:date="2024-04-03T08:46:00Z">
        <w:r w:rsidR="00A77041">
          <w:t>-</w:t>
        </w:r>
      </w:ins>
      <w:del w:id="44" w:author="James Reynolds" w:date="2024-04-03T08:46:00Z">
        <w:r w:rsidDel="00A77041">
          <w:delText xml:space="preserve"> </w:delText>
        </w:r>
      </w:del>
      <w:r>
        <w:t>cit</w:t>
      </w:r>
      <w:ins w:id="45" w:author="Alexa Delbosc" w:date="2024-03-28T10:14:00Z">
        <w:r w:rsidR="00BA472F">
          <w:t>y context</w:t>
        </w:r>
      </w:ins>
      <w:del w:id="46" w:author="Alexa Delbosc" w:date="2024-03-28T10:14:00Z">
        <w:r w:rsidDel="00BA472F">
          <w:delText>ies, particular in relation to the level of service provided by public transport</w:delText>
        </w:r>
      </w:del>
      <w:r>
        <w:t xml:space="preserve">.  </w:t>
      </w:r>
      <w:bookmarkEnd w:id="39"/>
      <w:r>
        <w:t>The research</w:t>
      </w:r>
      <w:del w:id="47" w:author="Alexa Delbosc" w:date="2024-03-28T10:14:00Z">
        <w:r w:rsidDel="00BA472F">
          <w:delText xml:space="preserve"> is</w:delText>
        </w:r>
      </w:del>
      <w:r>
        <w:t xml:space="preserve"> explor</w:t>
      </w:r>
      <w:ins w:id="48" w:author="Alexa Delbosc" w:date="2024-03-28T10:14:00Z">
        <w:r w:rsidR="00BA472F">
          <w:t>es</w:t>
        </w:r>
      </w:ins>
      <w:del w:id="49" w:author="Alexa Delbosc" w:date="2024-03-28T10:14:00Z">
        <w:r w:rsidDel="00BA472F">
          <w:delText>ing</w:delText>
        </w:r>
      </w:del>
      <w:r>
        <w:t xml:space="preserve"> the extent to which e-scooters </w:t>
      </w:r>
      <w:del w:id="50" w:author="Alexa Delbosc" w:date="2024-03-28T10:14:00Z">
        <w:r w:rsidDel="00BA472F">
          <w:delText xml:space="preserve">are </w:delText>
        </w:r>
      </w:del>
      <w:r>
        <w:t>compet</w:t>
      </w:r>
      <w:ins w:id="51" w:author="Alexa Delbosc" w:date="2024-03-28T10:14:00Z">
        <w:r w:rsidR="00BA472F">
          <w:t>e</w:t>
        </w:r>
      </w:ins>
      <w:del w:id="52" w:author="Alexa Delbosc" w:date="2024-03-28T10:14:00Z">
        <w:r w:rsidDel="00BA472F">
          <w:delText>ing</w:delText>
        </w:r>
      </w:del>
      <w:r>
        <w:t xml:space="preserve"> with or complement</w:t>
      </w:r>
      <w:del w:id="53" w:author="Alexa Delbosc" w:date="2024-03-28T10:14:00Z">
        <w:r w:rsidDel="00BA472F">
          <w:delText>ing</w:delText>
        </w:r>
      </w:del>
      <w:r>
        <w:t xml:space="preserve"> public transport use</w:t>
      </w:r>
      <w:r w:rsidR="007046C0">
        <w:t xml:space="preserve">.  A major focus is on e-scooter trips that might occur at times </w:t>
      </w:r>
      <w:ins w:id="54" w:author="Alexa Delbosc" w:date="2024-03-28T10:15:00Z">
        <w:r w:rsidR="00BA472F">
          <w:t xml:space="preserve">or </w:t>
        </w:r>
      </w:ins>
      <w:del w:id="55" w:author="Alexa Delbosc" w:date="2024-03-28T10:15:00Z">
        <w:r w:rsidR="007046C0" w:rsidDel="00BA472F">
          <w:delText xml:space="preserve">and to/from </w:delText>
        </w:r>
      </w:del>
      <w:r w:rsidR="007046C0">
        <w:t xml:space="preserve">locations where public transport service levels are low; hence </w:t>
      </w:r>
      <w:ins w:id="56" w:author="Alexa Delbosc" w:date="2024-03-28T10:15:00Z">
        <w:r w:rsidR="00BA472F">
          <w:t xml:space="preserve">e-scooter </w:t>
        </w:r>
      </w:ins>
      <w:r w:rsidR="007046C0">
        <w:t xml:space="preserve">trips might act to complement public transport service.  </w:t>
      </w:r>
      <w:r w:rsidR="006B3CEA">
        <w:t>These analys</w:t>
      </w:r>
      <w:ins w:id="57" w:author="Alexa Delbosc" w:date="2024-03-28T10:15:00Z">
        <w:r w:rsidR="00BA472F">
          <w:t>e</w:t>
        </w:r>
      </w:ins>
      <w:del w:id="58" w:author="Alexa Delbosc" w:date="2024-03-28T10:15:00Z">
        <w:r w:rsidR="006B3CEA" w:rsidDel="00BA472F">
          <w:delText>i</w:delText>
        </w:r>
      </w:del>
      <w:r w:rsidR="006B3CEA">
        <w:t xml:space="preserve">s </w:t>
      </w:r>
      <w:proofErr w:type="gramStart"/>
      <w:r w:rsidR="006B3CEA">
        <w:t>are</w:t>
      </w:r>
      <w:proofErr w:type="gramEnd"/>
      <w:r w:rsidR="006B3CEA">
        <w:t xml:space="preserve"> undertaken to explore the hypothesis that e-scooter </w:t>
      </w:r>
      <w:bookmarkStart w:id="59" w:name="_Hlk161817646"/>
      <w:r w:rsidR="006B3CEA">
        <w:t xml:space="preserve">use is stronger in areas where inner area transit offers a poorer quality service.  The implication of this hypothesis is that e-scooters may be a ‘gap filler’ in inner area travel providing first-last mile access to transit.  </w:t>
      </w:r>
      <w:bookmarkEnd w:id="59"/>
      <w:r w:rsidR="006B3CEA">
        <w:t xml:space="preserve">The research is also </w:t>
      </w:r>
      <w:del w:id="60" w:author="James Reynolds" w:date="2024-04-03T08:48:00Z">
        <w:r w:rsidR="006B3CEA" w:rsidDel="00A77041">
          <w:delText xml:space="preserve">exploring </w:delText>
        </w:r>
      </w:del>
      <w:ins w:id="61" w:author="James Reynolds" w:date="2024-04-03T08:48:00Z">
        <w:r w:rsidR="00A77041">
          <w:t xml:space="preserve">examines </w:t>
        </w:r>
      </w:ins>
      <w:r w:rsidR="006B3CEA">
        <w:t>trips to/from major rail stations to explore these issues further.</w:t>
      </w:r>
    </w:p>
    <w:p w14:paraId="6B55D836" w14:textId="068FCE6C" w:rsidR="00F16183" w:rsidDel="00A77041" w:rsidRDefault="00F16183" w:rsidP="00951707">
      <w:pPr>
        <w:rPr>
          <w:del w:id="62" w:author="James Reynolds" w:date="2024-04-03T08:48:00Z"/>
        </w:rPr>
      </w:pPr>
      <w:r>
        <w:t xml:space="preserve">The focus </w:t>
      </w:r>
      <w:r w:rsidR="007046C0">
        <w:t>of th</w:t>
      </w:r>
      <w:ins w:id="63" w:author="James Reynolds" w:date="2024-04-03T08:48:00Z">
        <w:r w:rsidR="00A77041">
          <w:t>is</w:t>
        </w:r>
      </w:ins>
      <w:del w:id="64" w:author="James Reynolds" w:date="2024-04-03T08:48:00Z">
        <w:r w:rsidR="007046C0" w:rsidDel="00A77041">
          <w:delText>e</w:delText>
        </w:r>
      </w:del>
      <w:r w:rsidR="007046C0">
        <w:t xml:space="preserve"> paper </w:t>
      </w:r>
      <w:r>
        <w:t xml:space="preserve">is </w:t>
      </w:r>
      <w:r w:rsidR="007046C0">
        <w:t xml:space="preserve">shared </w:t>
      </w:r>
      <w:r>
        <w:t xml:space="preserve">e-scooter travel patterns in </w:t>
      </w:r>
      <w:r w:rsidR="007046C0">
        <w:t xml:space="preserve">inner </w:t>
      </w:r>
      <w:r>
        <w:t xml:space="preserve">Melbourne Australia and an analysis of </w:t>
      </w:r>
      <w:del w:id="65" w:author="Alexa Delbosc" w:date="2024-03-28T10:16:00Z">
        <w:r w:rsidDel="00BA472F">
          <w:delText xml:space="preserve">mainly </w:delText>
        </w:r>
      </w:del>
      <w:r>
        <w:t>Lime e-scooter trip patterns.</w:t>
      </w:r>
      <w:ins w:id="66" w:author="James Reynolds" w:date="2024-04-03T08:50:00Z">
        <w:r w:rsidR="00A77041">
          <w:t xml:space="preserve"> </w:t>
        </w:r>
      </w:ins>
    </w:p>
    <w:p w14:paraId="17129D6A" w14:textId="55EEC094" w:rsidR="00F1339A" w:rsidRDefault="00F16183" w:rsidP="00951707">
      <w:r>
        <w:t>The paper is structured as follows</w:t>
      </w:r>
      <w:ins w:id="67" w:author="James Reynolds" w:date="2024-04-03T08:49:00Z">
        <w:r w:rsidR="00A77041">
          <w:t>:</w:t>
        </w:r>
      </w:ins>
      <w:ins w:id="68" w:author="James Reynolds" w:date="2024-04-03T08:50:00Z">
        <w:r w:rsidR="00A77041">
          <w:t xml:space="preserve"> </w:t>
        </w:r>
      </w:ins>
      <w:del w:id="69" w:author="James Reynolds" w:date="2024-04-03T08:49:00Z">
        <w:r w:rsidDel="00A77041">
          <w:delText xml:space="preserve">; </w:delText>
        </w:r>
      </w:del>
      <w:ins w:id="70" w:author="James Reynolds" w:date="2024-04-03T08:49:00Z">
        <w:r w:rsidR="00A77041">
          <w:t xml:space="preserve">the next section </w:t>
        </w:r>
      </w:ins>
      <w:del w:id="71" w:author="James Reynolds" w:date="2024-04-03T08:49:00Z">
        <w:r w:rsidDel="00A77041">
          <w:delText xml:space="preserve">a </w:delText>
        </w:r>
      </w:del>
      <w:r>
        <w:t>review</w:t>
      </w:r>
      <w:ins w:id="72" w:author="James Reynolds" w:date="2024-04-03T08:49:00Z">
        <w:r w:rsidR="00A77041">
          <w:t>s</w:t>
        </w:r>
      </w:ins>
      <w:r>
        <w:t xml:space="preserve"> </w:t>
      </w:r>
      <w:del w:id="73" w:author="James Reynolds" w:date="2024-04-03T08:49:00Z">
        <w:r w:rsidDel="00A77041">
          <w:delText xml:space="preserve">of </w:delText>
        </w:r>
      </w:del>
      <w:r>
        <w:t>the research context</w:t>
      </w:r>
      <w:del w:id="74" w:author="James Reynolds" w:date="2024-04-03T08:49:00Z">
        <w:r w:rsidDel="00A77041">
          <w:delText xml:space="preserve"> follows</w:delText>
        </w:r>
      </w:del>
      <w:r>
        <w:t xml:space="preserve">.  This outlines the historical development of e-scooters in inner Melbourne and describes the public transport system around which e-scooters operate. </w:t>
      </w:r>
      <w:r w:rsidR="00EC194E">
        <w:t xml:space="preserve">It also </w:t>
      </w:r>
      <w:r>
        <w:t>review</w:t>
      </w:r>
      <w:r w:rsidR="00EC194E">
        <w:t>s</w:t>
      </w:r>
      <w:r>
        <w:t xml:space="preserve"> the research literature considering e-scooters and public</w:t>
      </w:r>
      <w:r w:rsidR="006B3CEA">
        <w:t xml:space="preserve"> transport</w:t>
      </w:r>
      <w:r>
        <w:t>.  The research methodology is then described followed by a review of research findings.  The paper concludes with an outline of key findings and a discussion of their implications for research and practice.</w:t>
      </w:r>
    </w:p>
    <w:p w14:paraId="71970902" w14:textId="0CA340CF" w:rsidR="00F1339A" w:rsidRDefault="00F1339A" w:rsidP="00F1339A">
      <w:pPr>
        <w:pStyle w:val="Heading1"/>
      </w:pPr>
      <w:r>
        <w:t>Research Context</w:t>
      </w:r>
    </w:p>
    <w:p w14:paraId="2CC553FE" w14:textId="150EF7E1" w:rsidR="00F1339A" w:rsidRDefault="00B57D4B" w:rsidP="00F1339A">
      <w:pPr>
        <w:pStyle w:val="Heading2"/>
      </w:pPr>
      <w:proofErr w:type="spellStart"/>
      <w:r>
        <w:t>Micromobility</w:t>
      </w:r>
      <w:proofErr w:type="spellEnd"/>
      <w:del w:id="75" w:author="Alexa Delbosc" w:date="2024-03-28T10:16:00Z">
        <w:r w:rsidDel="00BA472F">
          <w:delText>,</w:delText>
        </w:r>
      </w:del>
      <w:r>
        <w:t xml:space="preserve"> </w:t>
      </w:r>
      <w:r w:rsidR="00357A42">
        <w:t xml:space="preserve">and </w:t>
      </w:r>
      <w:del w:id="76" w:author="Alexa Delbosc" w:date="2024-03-28T10:16:00Z">
        <w:r w:rsidR="00F1339A" w:rsidDel="00BA472F">
          <w:delText>E</w:delText>
        </w:r>
      </w:del>
      <w:ins w:id="77" w:author="Alexa Delbosc" w:date="2024-03-28T10:16:00Z">
        <w:r w:rsidR="00BA472F">
          <w:t>e</w:t>
        </w:r>
      </w:ins>
      <w:r w:rsidR="00F1339A">
        <w:t>-scooters in Melbourne</w:t>
      </w:r>
    </w:p>
    <w:p w14:paraId="57059BC5" w14:textId="73054467" w:rsidR="008937ED" w:rsidRDefault="006C477E" w:rsidP="00951707">
      <w:proofErr w:type="spellStart"/>
      <w:r>
        <w:t>Micromobility</w:t>
      </w:r>
      <w:proofErr w:type="spellEnd"/>
      <w:r>
        <w:t xml:space="preserve"> refers to a range of relatively new small, lightweight vehicles operated at relatively low speed (below ~25kph) for </w:t>
      </w:r>
      <w:del w:id="78" w:author="Alexa Delbosc" w:date="2024-03-28T10:16:00Z">
        <w:r w:rsidDel="00BA472F">
          <w:delText xml:space="preserve">use </w:delText>
        </w:r>
      </w:del>
      <w:r>
        <w:t>personal use in mainly local (short distance) travel in cities.</w:t>
      </w:r>
      <w:del w:id="79" w:author="Alexa Delbosc" w:date="2024-03-28T10:17:00Z">
        <w:r w:rsidDel="00BA472F">
          <w:delText xml:space="preserve">    </w:delText>
        </w:r>
      </w:del>
      <w:r>
        <w:t xml:space="preserve">  </w:t>
      </w:r>
      <w:r w:rsidR="00A83495">
        <w:t xml:space="preserve">Electric battery powered </w:t>
      </w:r>
      <w:ins w:id="80" w:author="Alexa Delbosc" w:date="2024-03-28T10:17:00Z">
        <w:r w:rsidR="00BA472F">
          <w:t>e</w:t>
        </w:r>
      </w:ins>
      <w:del w:id="81" w:author="Alexa Delbosc" w:date="2024-03-28T10:17:00Z">
        <w:r w:rsidR="00A83495" w:rsidDel="00BA472F">
          <w:delText>‘E</w:delText>
        </w:r>
      </w:del>
      <w:r w:rsidR="00A83495">
        <w:t>-scooters</w:t>
      </w:r>
      <w:del w:id="82" w:author="Alexa Delbosc" w:date="2024-03-28T10:17:00Z">
        <w:r w:rsidR="00A83495" w:rsidDel="00BA472F">
          <w:delText>’</w:delText>
        </w:r>
      </w:del>
      <w:r w:rsidR="00A83495">
        <w:t xml:space="preserve"> are one of the newer types of </w:t>
      </w:r>
      <w:del w:id="83" w:author="Alexa Delbosc" w:date="2024-03-28T10:17:00Z">
        <w:r w:rsidR="00A83495" w:rsidDel="00BA472F">
          <w:delText xml:space="preserve">Micromobility  </w:delText>
        </w:r>
      </w:del>
      <w:proofErr w:type="spellStart"/>
      <w:ins w:id="84" w:author="Alexa Delbosc" w:date="2024-03-28T10:17:00Z">
        <w:r w:rsidR="00BA472F">
          <w:t>micromobility</w:t>
        </w:r>
        <w:proofErr w:type="spellEnd"/>
        <w:r w:rsidR="00BA472F">
          <w:t xml:space="preserve"> </w:t>
        </w:r>
      </w:ins>
      <w:del w:id="85" w:author="Alexa Delbosc" w:date="2024-03-28T10:17:00Z">
        <w:r w:rsidR="00A83495" w:rsidDel="00BA472F">
          <w:delText>vehicle types being offered</w:delText>
        </w:r>
      </w:del>
      <w:ins w:id="86" w:author="Alexa Delbosc" w:date="2024-03-28T10:17:00Z">
        <w:r w:rsidR="00BA472F">
          <w:t>available</w:t>
        </w:r>
      </w:ins>
      <w:r w:rsidR="00A83495">
        <w:t xml:space="preserve"> for either personal </w:t>
      </w:r>
      <w:del w:id="87" w:author="Alexa Delbosc" w:date="2024-03-28T10:17:00Z">
        <w:r w:rsidR="00A83495" w:rsidDel="00C7773E">
          <w:delText>use</w:delText>
        </w:r>
      </w:del>
      <w:ins w:id="88" w:author="Alexa Delbosc" w:date="2024-03-28T10:17:00Z">
        <w:r w:rsidR="00C7773E">
          <w:t>ownership</w:t>
        </w:r>
      </w:ins>
      <w:r w:rsidR="00A83495">
        <w:t xml:space="preserve">, </w:t>
      </w:r>
      <w:del w:id="89" w:author="Alexa Delbosc" w:date="2024-03-28T10:17:00Z">
        <w:r w:rsidR="00A83495" w:rsidDel="00C7773E">
          <w:delText xml:space="preserve">when owned </w:delText>
        </w:r>
      </w:del>
      <w:r w:rsidR="00A83495">
        <w:t>or as part of shared hire schemes typically in downtown or inner city parts of urban areas.</w:t>
      </w:r>
      <w:del w:id="90" w:author="Alexa Delbosc" w:date="2024-03-28T10:17:00Z">
        <w:r w:rsidR="00A83495" w:rsidDel="00C7773E">
          <w:delText xml:space="preserve">  </w:delText>
        </w:r>
      </w:del>
      <w:r w:rsidR="00A83495">
        <w:t xml:space="preserve"> </w:t>
      </w:r>
      <w:del w:id="91" w:author="Alexa Delbosc" w:date="2024-03-28T10:17:00Z">
        <w:r w:rsidR="00A83495" w:rsidDel="00C7773E">
          <w:delText>‘</w:delText>
        </w:r>
      </w:del>
      <w:r w:rsidR="00A83495">
        <w:t>E-scooters</w:t>
      </w:r>
      <w:del w:id="92" w:author="Alexa Delbosc" w:date="2024-03-28T10:17:00Z">
        <w:r w:rsidR="00A83495" w:rsidDel="00C7773E">
          <w:delText>’</w:delText>
        </w:r>
      </w:del>
      <w:r w:rsidR="00A83495">
        <w:t xml:space="preserve"> </w:t>
      </w:r>
      <w:del w:id="93" w:author="Alexa Delbosc" w:date="2024-03-28T10:18:00Z">
        <w:r w:rsidR="00A83495" w:rsidDel="00C7773E">
          <w:delText xml:space="preserve">are </w:delText>
        </w:r>
      </w:del>
      <w:ins w:id="94" w:author="Alexa Delbosc" w:date="2024-03-28T10:18:00Z">
        <w:r w:rsidR="00C7773E">
          <w:t xml:space="preserve">can be </w:t>
        </w:r>
      </w:ins>
      <w:r w:rsidR="00A83495">
        <w:t xml:space="preserve">lighter and easier to use compared to bicycles and </w:t>
      </w:r>
      <w:del w:id="95" w:author="Alexa Delbosc" w:date="2024-03-28T10:17:00Z">
        <w:r w:rsidR="00A83495" w:rsidDel="00C7773E">
          <w:delText>‘</w:delText>
        </w:r>
      </w:del>
      <w:r w:rsidR="00A83495">
        <w:t>e-bikes</w:t>
      </w:r>
      <w:ins w:id="96" w:author="Alexa Delbosc" w:date="2024-03-28T10:18:00Z">
        <w:r w:rsidR="00C7773E">
          <w:t xml:space="preserve">, and appeal to </w:t>
        </w:r>
      </w:ins>
      <w:ins w:id="97" w:author="Alexa Delbosc" w:date="2024-03-28T10:21:00Z">
        <w:r w:rsidR="00C7773E">
          <w:t xml:space="preserve">different markets relative to e-bikes </w:t>
        </w:r>
      </w:ins>
      <w:r w:rsidR="006C34D5">
        <w:fldChar w:fldCharType="begin"/>
      </w:r>
      <w:r w:rsidR="006C34D5">
        <w:instrText xml:space="preserve"> ADDIN EN.CITE &lt;EndNote&gt;&lt;Cite&gt;&lt;Author&gt;Curl&lt;/Author&gt;&lt;Year&gt;2020&lt;/Year&gt;&lt;RecNum&gt;3214&lt;/RecNum&gt;&lt;DisplayText&gt;(Curl and Fitt, 2020)&lt;/DisplayText&gt;&lt;record&gt;&lt;rec-number&gt;3214&lt;/rec-number&gt;&lt;foreign-keys&gt;&lt;key app="EN" db-id="eszs0sv5safdwte0rd65zvwrerwxa5ttttzz" timestamp="1711581877"&gt;3214&lt;/key&gt;&lt;/foreign-keys&gt;&lt;ref-type name="Journal Article"&gt;17&lt;/ref-type&gt;&lt;contributors&gt;&lt;authors&gt;&lt;author&gt;Curl, Angela&lt;/author&gt;&lt;author&gt;Fitt, Helen&lt;/author&gt;&lt;/authors&gt;&lt;/contributors&gt;&lt;titles&gt;&lt;title&gt;Same same, but different? Cycling and e</w:instrText>
      </w:r>
      <w:r w:rsidR="006C34D5">
        <w:rPr>
          <w:rFonts w:ascii="Cambria Math" w:hAnsi="Cambria Math" w:cs="Cambria Math"/>
        </w:rPr>
        <w:instrText>‐</w:instrText>
      </w:r>
      <w:r w:rsidR="006C34D5">
        <w:instrText>scootering in a rapidly changing urban transport landscape&lt;/title&gt;&lt;secondary-title&gt;New Zealand Geographer&lt;/secondary-title&gt;&lt;/titles&gt;&lt;periodical&gt;&lt;full-title&gt;New Zealand Geographer&lt;/full-title&gt;&lt;/periodical&gt;&lt;pages&gt;194-206&lt;/pages&gt;&lt;volume&gt;76&lt;/volume&gt;&lt;number&gt;3&lt;/number&gt;&lt;dates&gt;&lt;year&gt;2020&lt;/year&gt;&lt;/dates&gt;&lt;isbn&gt;0028-8144&lt;/isbn&gt;&lt;urls&gt;&lt;/urls&gt;&lt;/record&gt;&lt;/Cite&gt;&lt;/EndNote&gt;</w:instrText>
      </w:r>
      <w:r w:rsidR="006C34D5">
        <w:fldChar w:fldCharType="separate"/>
      </w:r>
      <w:r w:rsidR="006C34D5">
        <w:rPr>
          <w:noProof/>
        </w:rPr>
        <w:t>(Curl and Fitt, 2020)</w:t>
      </w:r>
      <w:r w:rsidR="006C34D5">
        <w:fldChar w:fldCharType="end"/>
      </w:r>
      <w:ins w:id="98" w:author="Alexa Delbosc" w:date="2024-03-28T10:18:00Z">
        <w:r w:rsidR="00C7773E">
          <w:t>.</w:t>
        </w:r>
      </w:ins>
      <w:del w:id="99" w:author="Alexa Delbosc" w:date="2024-03-28T10:17:00Z">
        <w:r w:rsidR="00A83495" w:rsidDel="00C7773E">
          <w:delText>’</w:delText>
        </w:r>
      </w:del>
      <w:del w:id="100" w:author="Alexa Delbosc" w:date="2024-03-28T10:18:00Z">
        <w:r w:rsidR="00A83495" w:rsidDel="00C7773E">
          <w:delText>,</w:delText>
        </w:r>
      </w:del>
      <w:r w:rsidR="00A83495">
        <w:t xml:space="preserve"> </w:t>
      </w:r>
      <w:del w:id="101" w:author="Alexa Delbosc" w:date="2024-03-28T10:27:00Z">
        <w:r w:rsidR="00A83495" w:rsidDel="006C34D5">
          <w:delText>however safety concerns have resulted in the banning of private ownership in some cities; shared schemes are also limited in many cities with safety concerns remaining a major barrier to their progress.</w:delText>
        </w:r>
      </w:del>
      <w:ins w:id="102" w:author="Alexa Delbosc" w:date="2024-03-28T10:27:00Z">
        <w:r w:rsidR="006C34D5">
          <w:t xml:space="preserve">However, integrating </w:t>
        </w:r>
        <w:proofErr w:type="spellStart"/>
        <w:r w:rsidR="006C34D5">
          <w:t>micromobility</w:t>
        </w:r>
        <w:proofErr w:type="spellEnd"/>
        <w:r w:rsidR="006C34D5">
          <w:t xml:space="preserve"> into the public transport network requires careful planning and policy considerations </w:t>
        </w:r>
      </w:ins>
      <w:r w:rsidR="006C34D5">
        <w:fldChar w:fldCharType="begin"/>
      </w:r>
      <w:r w:rsidR="006C34D5">
        <w:instrText xml:space="preserve"> ADDIN EN.CITE &lt;EndNote&gt;&lt;Cite&gt;&lt;Author&gt;Manning&lt;/Author&gt;&lt;Year&gt;2023&lt;/Year&gt;&lt;RecNum&gt;3215&lt;/RecNum&gt;&lt;DisplayText&gt;(Manning and Babb, 2023)&lt;/DisplayText&gt;&lt;record&gt;&lt;rec-number&gt;3215&lt;/rec-number&gt;&lt;foreign-keys&gt;&lt;key app="EN" db-id="eszs0sv5safdwte0rd65zvwrerwxa5ttttzz" timestamp="1711582092"&gt;3215&lt;/key&gt;&lt;/foreign-keys&gt;&lt;ref-type name="Journal Article"&gt;17&lt;/ref-type&gt;&lt;contributors&gt;&lt;authors&gt;&lt;author&gt;Manning, Rachel&lt;/author&gt;&lt;author&gt;Babb, Courtney&lt;/author&gt;&lt;/authors&gt;&lt;/contributors&gt;&lt;titles&gt;&lt;title&gt;Micromobility for first and last mile access to public transport: institutional perspectives from Perth, WA&lt;/title&gt;&lt;secondary-title&gt;Australian Planner&lt;/secondary-title&gt;&lt;/titles&gt;&lt;periodical&gt;&lt;full-title&gt;Australian Planner&lt;/full-title&gt;&lt;/periodical&gt;&lt;pages&gt;89-100&lt;/pages&gt;&lt;volume&gt;59&lt;/volume&gt;&lt;number&gt;2&lt;/number&gt;&lt;dates&gt;&lt;year&gt;2023&lt;/year&gt;&lt;/dates&gt;&lt;isbn&gt;0729-3682&lt;/isbn&gt;&lt;urls&gt;&lt;/urls&gt;&lt;/record&gt;&lt;/Cite&gt;&lt;/EndNote&gt;</w:instrText>
      </w:r>
      <w:r w:rsidR="006C34D5">
        <w:fldChar w:fldCharType="separate"/>
      </w:r>
      <w:r w:rsidR="006C34D5">
        <w:rPr>
          <w:noProof/>
        </w:rPr>
        <w:t>(Manning and Babb, 2023)</w:t>
      </w:r>
      <w:r w:rsidR="006C34D5">
        <w:fldChar w:fldCharType="end"/>
      </w:r>
      <w:ins w:id="103" w:author="Alexa Delbosc" w:date="2024-03-28T10:27:00Z">
        <w:r w:rsidR="006C34D5">
          <w:t>.</w:t>
        </w:r>
      </w:ins>
    </w:p>
    <w:p w14:paraId="2D8DCCF5" w14:textId="0E42AB08" w:rsidR="00A83495" w:rsidRDefault="008A3D36" w:rsidP="00951707">
      <w:ins w:id="104" w:author="Alexa Delbosc" w:date="2024-03-28T10:29:00Z">
        <w:r>
          <w:t xml:space="preserve">In </w:t>
        </w:r>
      </w:ins>
      <w:r w:rsidR="00A83495">
        <w:t>Melbourne</w:t>
      </w:r>
      <w:ins w:id="105" w:author="Alexa Delbosc" w:date="2024-03-28T10:29:00Z">
        <w:r>
          <w:t>,</w:t>
        </w:r>
      </w:ins>
      <w:r w:rsidR="00A83495">
        <w:t xml:space="preserve"> Australia</w:t>
      </w:r>
      <w:ins w:id="106" w:author="Alexa Delbosc" w:date="2024-03-28T10:29:00Z">
        <w:r>
          <w:t>,</w:t>
        </w:r>
      </w:ins>
      <w:r w:rsidR="00A83495">
        <w:t xml:space="preserve"> </w:t>
      </w:r>
      <w:del w:id="107" w:author="Alexa Delbosc" w:date="2024-03-28T10:29:00Z">
        <w:r w:rsidR="00A83495" w:rsidDel="008A3D36">
          <w:delText xml:space="preserve">has banned private e-scooter use but </w:delText>
        </w:r>
      </w:del>
      <w:r w:rsidR="00A83495">
        <w:t xml:space="preserve">a trial of a shared </w:t>
      </w:r>
      <w:del w:id="108" w:author="Alexa Delbosc" w:date="2024-03-28T10:29:00Z">
        <w:r w:rsidR="00A83495" w:rsidDel="008A3D36">
          <w:delText xml:space="preserve">scheme  </w:delText>
        </w:r>
      </w:del>
      <w:ins w:id="109" w:author="Alexa Delbosc" w:date="2024-03-28T10:29:00Z">
        <w:r>
          <w:t xml:space="preserve">e-scooter and e-bikes has been operating since </w:t>
        </w:r>
      </w:ins>
      <w:del w:id="110" w:author="Alexa Delbosc" w:date="2024-03-28T10:29:00Z">
        <w:r w:rsidR="00A83495" w:rsidDel="008A3D36">
          <w:delText xml:space="preserve">commenced in </w:delText>
        </w:r>
      </w:del>
      <w:r w:rsidR="00A83495">
        <w:t>February 2022</w:t>
      </w:r>
      <w:ins w:id="111" w:author="Alexa Delbosc" w:date="2024-03-28T10:29:00Z">
        <w:r>
          <w:t>. Shared e-scooters are only allowed to operate</w:t>
        </w:r>
      </w:ins>
      <w:r w:rsidR="00B40693">
        <w:t xml:space="preserve"> </w:t>
      </w:r>
      <w:del w:id="112" w:author="Alexa Delbosc" w:date="2024-03-28T10:29:00Z">
        <w:r w:rsidR="00B40693" w:rsidDel="008A3D36">
          <w:delText>based on</w:delText>
        </w:r>
      </w:del>
      <w:ins w:id="113" w:author="Alexa Delbosc" w:date="2024-03-28T10:29:00Z">
        <w:r>
          <w:t>in the</w:t>
        </w:r>
      </w:ins>
      <w:r w:rsidR="00B40693">
        <w:t xml:space="preserve"> Melbourne</w:t>
      </w:r>
      <w:ins w:id="114" w:author="Alexa Delbosc" w:date="2024-03-28T11:46:00Z">
        <w:r w:rsidR="007D34CA">
          <w:t xml:space="preserve"> Central Business District</w:t>
        </w:r>
      </w:ins>
      <w:r w:rsidR="00B40693">
        <w:t xml:space="preserve"> </w:t>
      </w:r>
      <w:ins w:id="115" w:author="Alexa Delbosc" w:date="2024-03-28T11:46:00Z">
        <w:r w:rsidR="007D34CA">
          <w:t>(</w:t>
        </w:r>
      </w:ins>
      <w:r w:rsidR="00B40693">
        <w:t>CBD</w:t>
      </w:r>
      <w:ins w:id="116" w:author="Alexa Delbosc" w:date="2024-03-28T11:47:00Z">
        <w:r w:rsidR="007D34CA">
          <w:t>)</w:t>
        </w:r>
      </w:ins>
      <w:r w:rsidR="00B40693">
        <w:t xml:space="preserve"> and the inner</w:t>
      </w:r>
      <w:ins w:id="117" w:author="James Reynolds" w:date="2024-04-03T08:51:00Z">
        <w:r w:rsidR="00A77041">
          <w:t>-</w:t>
        </w:r>
      </w:ins>
      <w:del w:id="118" w:author="James Reynolds" w:date="2024-04-03T08:51:00Z">
        <w:r w:rsidR="00B40693" w:rsidDel="00A77041">
          <w:delText xml:space="preserve"> </w:delText>
        </w:r>
      </w:del>
      <w:r w:rsidR="00B40693">
        <w:t xml:space="preserve">city areas of Melbourne City Council, the City of Port Phillip and the City of Yarra (Figure 1). </w:t>
      </w:r>
      <w:del w:id="119" w:author="Alexa Delbosc" w:date="2024-03-28T10:30:00Z">
        <w:r w:rsidR="00B40693" w:rsidDel="008A3D36">
          <w:delText xml:space="preserve"> </w:delText>
        </w:r>
      </w:del>
      <w:r w:rsidR="00451916">
        <w:t xml:space="preserve"> </w:t>
      </w:r>
      <w:del w:id="120" w:author="Alexa Delbosc" w:date="2024-03-28T10:29:00Z">
        <w:r w:rsidR="00451916" w:rsidDel="008A3D36">
          <w:delText xml:space="preserve"> </w:delText>
        </w:r>
      </w:del>
      <w:r w:rsidR="00451916">
        <w:t>Two separate e-scooter operators</w:t>
      </w:r>
      <w:ins w:id="121" w:author="Alexa Delbosc" w:date="2024-03-28T10:30:00Z">
        <w:r>
          <w:t>, Lime and Neuron,</w:t>
        </w:r>
      </w:ins>
      <w:r w:rsidR="00451916">
        <w:t xml:space="preserve"> provide shared e-scooters</w:t>
      </w:r>
      <w:ins w:id="122" w:author="James Reynolds" w:date="2024-04-03T08:51:00Z">
        <w:r w:rsidR="00A77041">
          <w:t>.</w:t>
        </w:r>
      </w:ins>
      <w:ins w:id="123" w:author="Alexa Delbosc" w:date="2024-03-28T10:30:00Z">
        <w:del w:id="124" w:author="James Reynolds" w:date="2024-04-03T08:51:00Z">
          <w:r w:rsidDel="00A77041">
            <w:delText>;</w:delText>
          </w:r>
        </w:del>
        <w:r>
          <w:t xml:space="preserve"> </w:t>
        </w:r>
      </w:ins>
      <w:del w:id="125" w:author="Alexa Delbosc" w:date="2024-03-28T10:30:00Z">
        <w:r w:rsidR="00451916" w:rsidDel="008A3D36">
          <w:delText xml:space="preserve"> including Lime and Neuron.  T</w:delText>
        </w:r>
      </w:del>
      <w:ins w:id="126" w:author="Alexa Delbosc" w:date="2024-03-28T10:30:00Z">
        <w:del w:id="127" w:author="James Reynolds" w:date="2024-04-03T08:51:00Z">
          <w:r w:rsidDel="00A77041">
            <w:delText>t</w:delText>
          </w:r>
        </w:del>
      </w:ins>
      <w:ins w:id="128" w:author="James Reynolds" w:date="2024-04-03T08:51:00Z">
        <w:r w:rsidR="00A77041">
          <w:t>T</w:t>
        </w:r>
      </w:ins>
      <w:r w:rsidR="00451916">
        <w:t xml:space="preserve">his paper focusses on e-scooter </w:t>
      </w:r>
      <w:del w:id="129" w:author="Alexa Delbosc" w:date="2024-03-28T10:30:00Z">
        <w:r w:rsidR="00451916" w:rsidDel="008A3D36">
          <w:delText xml:space="preserve">use </w:delText>
        </w:r>
      </w:del>
      <w:ins w:id="130" w:author="Alexa Delbosc" w:date="2024-03-28T10:30:00Z">
        <w:r>
          <w:t xml:space="preserve">origin-destination </w:t>
        </w:r>
      </w:ins>
      <w:r w:rsidR="00451916">
        <w:t>data provided by Lime.</w:t>
      </w:r>
    </w:p>
    <w:p w14:paraId="7AD10211" w14:textId="4D6BA520" w:rsidR="00A83495" w:rsidRDefault="001358BC" w:rsidP="00B40693">
      <w:pPr>
        <w:jc w:val="center"/>
      </w:pPr>
      <w:r>
        <w:rPr>
          <w:noProof/>
        </w:rPr>
        <w:lastRenderedPageBreak/>
        <w:drawing>
          <wp:inline distT="0" distB="0" distL="0" distR="0" wp14:anchorId="29C074A0" wp14:editId="67CD2449">
            <wp:extent cx="3182332" cy="416655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5941" cy="4184377"/>
                    </a:xfrm>
                    <a:prstGeom prst="rect">
                      <a:avLst/>
                    </a:prstGeom>
                    <a:noFill/>
                  </pic:spPr>
                </pic:pic>
              </a:graphicData>
            </a:graphic>
          </wp:inline>
        </w:drawing>
      </w:r>
    </w:p>
    <w:p w14:paraId="470EEF3C" w14:textId="6D835979" w:rsidR="006C477E" w:rsidRDefault="00B40693" w:rsidP="00B40693">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E-Scooter </w:t>
      </w:r>
      <w:del w:id="131" w:author="Alexa Delbosc" w:date="2024-03-28T10:30:00Z">
        <w:r w:rsidDel="008A3D36">
          <w:delText xml:space="preserve">Metro </w:delText>
        </w:r>
      </w:del>
      <w:r>
        <w:t xml:space="preserve">Trial Area </w:t>
      </w:r>
      <w:r>
        <w:fldChar w:fldCharType="begin"/>
      </w:r>
      <w:r>
        <w:instrText xml:space="preserve"> ADDIN EN.CITE &lt;EndNote&gt;&lt;Cite&gt;&lt;Author&gt;Melbourne City Council&lt;/Author&gt;&lt;Year&gt;2024&lt;/Year&gt;&lt;RecNum&gt;1472&lt;/RecNum&gt;&lt;DisplayText&gt;(Melbourne City Council, 2024)&lt;/DisplayText&gt;&lt;record&gt;&lt;rec-number&gt;1472&lt;/rec-number&gt;&lt;foreign-keys&gt;&lt;key app="EN" db-id="0zaax9ez3v2ez0ep02txt0ejar5vpsvrtzer" timestamp="1710462927"&gt;1472&lt;/key&gt;&lt;/foreign-keys&gt;&lt;ref-type name="Web Page"&gt;12&lt;/ref-type&gt;&lt;contributors&gt;&lt;authors&gt;&lt;author&gt;Melbourne City Council,&lt;/author&gt;&lt;/authors&gt;&lt;/contributors&gt;&lt;titles&gt;&lt;title&gt;E-scooter trials in Victoria&lt;/title&gt;&lt;/titles&gt;&lt;volume&gt;2024&lt;/volume&gt;&lt;number&gt;15-03-2024&lt;/number&gt;&lt;dates&gt;&lt;year&gt;2024&lt;/year&gt;&lt;/dates&gt;&lt;urls&gt;&lt;related-urls&gt;&lt;url&gt;https://www.melbourne.vic.gov.au/parking-and-transport/Pages/e-scooters.aspx&lt;/url&gt;&lt;/related-urls&gt;&lt;/urls&gt;&lt;/record&gt;&lt;/Cite&gt;&lt;/EndNote&gt;</w:instrText>
      </w:r>
      <w:r>
        <w:fldChar w:fldCharType="separate"/>
      </w:r>
      <w:r>
        <w:rPr>
          <w:noProof/>
        </w:rPr>
        <w:t>(Melbourne City Council, 2024)</w:t>
      </w:r>
      <w:r>
        <w:fldChar w:fldCharType="end"/>
      </w:r>
    </w:p>
    <w:p w14:paraId="1BC07F75" w14:textId="77777777" w:rsidR="00313ED0" w:rsidRDefault="00313ED0" w:rsidP="00313ED0"/>
    <w:p w14:paraId="42E66F64" w14:textId="77777777" w:rsidR="00313ED0" w:rsidRDefault="00313ED0" w:rsidP="00313ED0">
      <w:pPr>
        <w:pStyle w:val="Heading2"/>
      </w:pPr>
      <w:r>
        <w:t>E-Scooters and Inner Melbourne Public Transport</w:t>
      </w:r>
    </w:p>
    <w:p w14:paraId="3F9F476D" w14:textId="6A0565EC" w:rsidR="008A3D36" w:rsidRDefault="008A3D36" w:rsidP="008A3D36">
      <w:pPr>
        <w:rPr>
          <w:ins w:id="132" w:author="Alexa Delbosc" w:date="2024-03-28T10:32:00Z"/>
        </w:rPr>
      </w:pPr>
      <w:ins w:id="133" w:author="Alexa Delbosc" w:date="2024-03-28T10:32:00Z">
        <w:r>
          <w:t>The Melbourne shared e-scooter service area overlaps with inner public transport network including</w:t>
        </w:r>
      </w:ins>
      <w:ins w:id="134" w:author="James Reynolds" w:date="2024-04-03T08:51:00Z">
        <w:r w:rsidR="00A77041">
          <w:t>:</w:t>
        </w:r>
      </w:ins>
      <w:ins w:id="135" w:author="Alexa Delbosc" w:date="2024-03-28T10:32:00Z">
        <w:r>
          <w:t xml:space="preserve"> most of Melbourne’s tram network, </w:t>
        </w:r>
      </w:ins>
      <w:ins w:id="136" w:author="Alexa Delbosc" w:date="2024-03-28T10:33:00Z">
        <w:r>
          <w:t>key inner-city</w:t>
        </w:r>
      </w:ins>
      <w:ins w:id="137" w:author="Alexa Delbosc" w:date="2024-03-28T10:32:00Z">
        <w:r>
          <w:t xml:space="preserve"> railway stations and </w:t>
        </w:r>
      </w:ins>
      <w:ins w:id="138" w:author="Alexa Delbosc" w:date="2024-03-28T10:33:00Z">
        <w:r>
          <w:t>a</w:t>
        </w:r>
      </w:ins>
      <w:ins w:id="139" w:author="Alexa Delbosc" w:date="2024-03-28T10:32:00Z">
        <w:r>
          <w:t xml:space="preserve"> few bus routes operating in inner Melbourne.  Figure 2</w:t>
        </w:r>
      </w:ins>
      <w:ins w:id="140" w:author="Alexa Delbosc" w:date="2024-03-28T10:34:00Z">
        <w:r>
          <w:t>a</w:t>
        </w:r>
      </w:ins>
      <w:ins w:id="141" w:author="Alexa Delbosc" w:date="2024-03-28T10:32:00Z">
        <w:r>
          <w:t xml:space="preserve"> illustrates the service level (frequency) of </w:t>
        </w:r>
      </w:ins>
      <w:ins w:id="142" w:author="Alexa Delbosc" w:date="2024-03-28T10:34:00Z">
        <w:r>
          <w:t>transit stops</w:t>
        </w:r>
      </w:ins>
      <w:ins w:id="143" w:author="Alexa Delbosc" w:date="2024-03-28T10:32:00Z">
        <w:r>
          <w:t xml:space="preserve"> in inner Melbourne </w:t>
        </w:r>
      </w:ins>
      <w:ins w:id="144" w:author="Alexa Delbosc" w:date="2024-03-28T10:35:00Z">
        <w:r>
          <w:t>whereas Figure2b shows the</w:t>
        </w:r>
      </w:ins>
      <w:ins w:id="145" w:author="Alexa Delbosc" w:date="2024-03-28T10:32:00Z">
        <w:r>
          <w:t xml:space="preserve"> distribution of e-scooter trips made on roads in inner Melbourne.  </w:t>
        </w:r>
        <w:del w:id="146" w:author="James Reynolds" w:date="2024-04-03T08:53:00Z">
          <w:r w:rsidDel="00A77041">
            <w:delText xml:space="preserve">This </w:delText>
          </w:r>
        </w:del>
      </w:ins>
      <w:ins w:id="147" w:author="James Reynolds" w:date="2024-04-03T08:53:00Z">
        <w:r w:rsidR="00A77041">
          <w:t xml:space="preserve">Together, the figures </w:t>
        </w:r>
      </w:ins>
      <w:ins w:id="148" w:author="Alexa Delbosc" w:date="2024-03-28T10:32:00Z">
        <w:r>
          <w:t>illustrate</w:t>
        </w:r>
        <w:del w:id="149" w:author="James Reynolds" w:date="2024-04-03T08:53:00Z">
          <w:r w:rsidDel="00A77041">
            <w:delText>s</w:delText>
          </w:r>
        </w:del>
        <w:r>
          <w:t xml:space="preserve"> significant overlap between high demand e-scooter roads and the highest quality of service level operating in Melbourne</w:t>
        </w:r>
      </w:ins>
      <w:ins w:id="150" w:author="Alexa Delbosc" w:date="2024-03-28T10:35:00Z">
        <w:r>
          <w:t>’</w:t>
        </w:r>
      </w:ins>
      <w:ins w:id="151" w:author="Alexa Delbosc" w:date="2024-03-28T10:32:00Z">
        <w:r>
          <w:t>s public transport system</w:t>
        </w:r>
      </w:ins>
      <w:ins w:id="152" w:author="Alexa Delbosc" w:date="2024-03-28T10:35:00Z">
        <w:r>
          <w:t>, especially</w:t>
        </w:r>
      </w:ins>
      <w:ins w:id="153" w:author="Alexa Delbosc" w:date="2024-03-28T10:32:00Z">
        <w:r>
          <w:t xml:space="preserve"> in the </w:t>
        </w:r>
        <w:del w:id="154" w:author="James Reynolds" w:date="2024-04-03T08:52:00Z">
          <w:r w:rsidDel="00A77041">
            <w:delText xml:space="preserve">very </w:delText>
          </w:r>
        </w:del>
        <w:r>
          <w:t>central core of the city. This raises a very important question</w:t>
        </w:r>
      </w:ins>
      <w:ins w:id="155" w:author="Alexa Delbosc" w:date="2024-03-28T10:37:00Z">
        <w:r>
          <w:t xml:space="preserve">: are shared e-scooters </w:t>
        </w:r>
      </w:ins>
      <w:ins w:id="156" w:author="Alexa Delbosc" w:date="2024-03-28T10:32:00Z">
        <w:r>
          <w:t>acting to complement or compete with Melbourne</w:t>
        </w:r>
      </w:ins>
      <w:ins w:id="157" w:author="Alexa Delbosc" w:date="2024-03-28T10:37:00Z">
        <w:r>
          <w:t>’</w:t>
        </w:r>
      </w:ins>
      <w:ins w:id="158" w:author="Alexa Delbosc" w:date="2024-03-28T10:32:00Z">
        <w:r>
          <w:t>s public transport</w:t>
        </w:r>
      </w:ins>
      <w:ins w:id="159" w:author="Alexa Delbosc" w:date="2024-03-28T10:37:00Z">
        <w:r>
          <w:t xml:space="preserve"> network?</w:t>
        </w:r>
      </w:ins>
    </w:p>
    <w:p w14:paraId="52BE00FF" w14:textId="5D8E4DFA" w:rsidR="00451916" w:rsidRDefault="00A8582B" w:rsidP="00951707">
      <w:del w:id="160" w:author="Alexa Delbosc" w:date="2024-03-28T10:31:00Z">
        <w:r w:rsidDel="008A3D36">
          <w:delText>An analysis of</w:delText>
        </w:r>
      </w:del>
      <w:ins w:id="161" w:author="Alexa Delbosc" w:date="2024-03-28T10:31:00Z">
        <w:r w:rsidR="008A3D36">
          <w:t>A survey of</w:t>
        </w:r>
      </w:ins>
      <w:r>
        <w:t xml:space="preserve"> </w:t>
      </w:r>
      <w:r w:rsidR="00451916">
        <w:t>Lime user</w:t>
      </w:r>
      <w:ins w:id="162" w:author="Alexa Delbosc" w:date="2024-03-28T10:31:00Z">
        <w:r w:rsidR="008A3D36">
          <w:t>s</w:t>
        </w:r>
      </w:ins>
      <w:r w:rsidR="00451916">
        <w:t xml:space="preserve"> </w:t>
      </w:r>
      <w:del w:id="163" w:author="Alexa Delbosc" w:date="2024-03-28T10:31:00Z">
        <w:r w:rsidR="00451916" w:rsidDel="008A3D36">
          <w:delText xml:space="preserve">surveys </w:delText>
        </w:r>
      </w:del>
      <w:del w:id="164" w:author="Alexa Delbosc" w:date="2024-03-28T10:30:00Z">
        <w:r w:rsidR="00451916" w:rsidDel="008A3D36">
          <w:delText xml:space="preserve">in </w:delText>
        </w:r>
      </w:del>
      <w:ins w:id="165" w:author="Alexa Delbosc" w:date="2024-03-28T10:30:00Z">
        <w:r w:rsidR="008A3D36">
          <w:t xml:space="preserve">from </w:t>
        </w:r>
      </w:ins>
      <w:r w:rsidR="00451916">
        <w:t>2022</w:t>
      </w:r>
      <w:r>
        <w:t>/</w:t>
      </w:r>
      <w:r w:rsidR="00451916">
        <w:t>2023</w:t>
      </w:r>
      <w:r>
        <w:t xml:space="preserve"> explored e-scooter user travel patterns in relation to public transport</w:t>
      </w:r>
      <w:del w:id="166" w:author="Alexa Delbosc" w:date="2024-03-28T10:30:00Z">
        <w:r w:rsidDel="008A3D36">
          <w:delText xml:space="preserve"> </w:delText>
        </w:r>
      </w:del>
      <w:r>
        <w:t xml:space="preserve"> </w:t>
      </w:r>
      <w:r>
        <w:fldChar w:fldCharType="begin"/>
      </w:r>
      <w:r>
        <w:instrText xml:space="preserve"> ADDIN EN.CITE &lt;EndNote&gt;&lt;Cite&gt;&lt;Author&gt;Jayawardhena M&lt;/Author&gt;&lt;Year&gt;2024 Under Review&lt;/Year&gt;&lt;RecNum&gt;1475&lt;/RecNum&gt;&lt;DisplayText&gt;(Jayawardhena M et al., 2024 Under Review)&lt;/DisplayText&gt;&lt;record&gt;&lt;rec-number&gt;1475&lt;/rec-number&gt;&lt;foreign-keys&gt;&lt;key app="EN" db-id="0zaax9ez3v2ez0ep02txt0ejar5vpsvrtzer" timestamp="1710715020"&gt;1475&lt;/key&gt;&lt;/foreign-keys&gt;&lt;ref-type name="Conference Paper"&gt;47&lt;/ref-type&gt;&lt;contributors&gt;&lt;authors&gt;&lt;author&gt;Jayawardhena M,&lt;/author&gt;&lt;author&gt;Delbosc A,&lt;/author&gt;&lt;author&gt;Currie G,&lt;/author&gt;&lt;/authors&gt;&lt;/contributors&gt;&lt;titles&gt;&lt;title&gt;Exploring the Melbourne e-scooter market and its links to public transport&lt;/title&gt;&lt;secondary-title&gt;Australasian Transport Research Forum&lt;/secondary-title&gt;&lt;/titles&gt;&lt;dates&gt;&lt;year&gt;2024 Under Review&lt;/year&gt;&lt;pub-dates&gt;&lt;date&gt;27-29 November&lt;/date&gt;&lt;/pub-dates&gt;&lt;/dates&gt;&lt;pub-location&gt;Melbourne, Australia&lt;/pub-location&gt;&lt;urls&gt;&lt;/urls&gt;&lt;/record&gt;&lt;/Cite&gt;&lt;/EndNote&gt;</w:instrText>
      </w:r>
      <w:r>
        <w:fldChar w:fldCharType="separate"/>
      </w:r>
      <w:r>
        <w:rPr>
          <w:noProof/>
        </w:rPr>
        <w:t>(Jayawardhena M et al., 2024 Under Review)</w:t>
      </w:r>
      <w:r>
        <w:fldChar w:fldCharType="end"/>
      </w:r>
      <w:r>
        <w:t xml:space="preserve">. </w:t>
      </w:r>
      <w:del w:id="167" w:author="Alexa Delbosc" w:date="2024-03-28T10:30:00Z">
        <w:r w:rsidDel="008A3D36">
          <w:delText xml:space="preserve">  </w:delText>
        </w:r>
      </w:del>
      <w:r>
        <w:t>The</w:t>
      </w:r>
      <w:ins w:id="168" w:author="Alexa Delbosc" w:date="2024-03-28T10:32:00Z">
        <w:r w:rsidR="008A3D36">
          <w:t xml:space="preserve"> analysis</w:t>
        </w:r>
      </w:ins>
      <w:ins w:id="169" w:author="Alexa Delbosc" w:date="2024-03-28T10:37:00Z">
        <w:r w:rsidR="008A3D36">
          <w:t xml:space="preserve"> suggests that both complementing and competing behaviours are found:</w:t>
        </w:r>
      </w:ins>
      <w:ins w:id="170" w:author="Alexa Delbosc" w:date="2024-03-28T10:32:00Z">
        <w:r w:rsidR="008A3D36">
          <w:t xml:space="preserve"> </w:t>
        </w:r>
      </w:ins>
      <w:del w:id="171" w:author="Alexa Delbosc" w:date="2024-03-28T10:32:00Z">
        <w:r w:rsidDel="008A3D36">
          <w:delText xml:space="preserve">se surveys </w:delText>
        </w:r>
      </w:del>
      <w:del w:id="172" w:author="Alexa Delbosc" w:date="2024-03-28T10:37:00Z">
        <w:r w:rsidDel="008A3D36">
          <w:delText>identified that:</w:delText>
        </w:r>
      </w:del>
    </w:p>
    <w:p w14:paraId="4B4DE52D" w14:textId="5B26F466" w:rsidR="00A8582B" w:rsidRDefault="00A8582B" w:rsidP="00A8582B">
      <w:pPr>
        <w:pStyle w:val="ListParagraph"/>
        <w:numPr>
          <w:ilvl w:val="0"/>
          <w:numId w:val="39"/>
        </w:numPr>
      </w:pPr>
      <w:del w:id="173" w:author="Alexa Delbosc" w:date="2024-03-28T10:31:00Z">
        <w:r w:rsidDel="008A3D36">
          <w:delText xml:space="preserve">Some </w:delText>
        </w:r>
      </w:del>
      <w:r>
        <w:t>37% of e-scooter use</w:t>
      </w:r>
      <w:ins w:id="174" w:author="Alexa Delbosc" w:date="2024-03-28T10:31:00Z">
        <w:r w:rsidR="008A3D36">
          <w:t xml:space="preserve">rs connected </w:t>
        </w:r>
      </w:ins>
      <w:del w:id="175" w:author="Alexa Delbosc" w:date="2024-03-28T10:31:00Z">
        <w:r w:rsidDel="008A3D36">
          <w:delText xml:space="preserve"> involved connecting </w:delText>
        </w:r>
      </w:del>
      <w:r>
        <w:t>to public transport</w:t>
      </w:r>
      <w:ins w:id="176" w:author="Alexa Delbosc" w:date="2024-03-28T10:31:00Z">
        <w:r w:rsidR="008A3D36">
          <w:t xml:space="preserve"> before or after their e-scooter trip</w:t>
        </w:r>
      </w:ins>
      <w:ins w:id="177" w:author="Alexa Delbosc" w:date="2024-03-28T10:38:00Z">
        <w:r w:rsidR="008A3D36">
          <w:t xml:space="preserve"> (complementing behaviour)</w:t>
        </w:r>
      </w:ins>
      <w:r>
        <w:t xml:space="preserve">; </w:t>
      </w:r>
    </w:p>
    <w:p w14:paraId="0EDF6DFF" w14:textId="64AFCFB1" w:rsidR="00A8582B" w:rsidRDefault="00A8582B" w:rsidP="00A8582B">
      <w:pPr>
        <w:pStyle w:val="ListParagraph"/>
        <w:numPr>
          <w:ilvl w:val="0"/>
          <w:numId w:val="39"/>
        </w:numPr>
      </w:pPr>
      <w:r>
        <w:t>28% of e-scooter users would have travelled by public transport if the e-scooter was not available</w:t>
      </w:r>
      <w:ins w:id="178" w:author="Alexa Delbosc" w:date="2024-03-28T10:38:00Z">
        <w:r w:rsidR="008A3D36">
          <w:t xml:space="preserve"> (competing behaviour)</w:t>
        </w:r>
      </w:ins>
      <w:r>
        <w:t>.  However</w:t>
      </w:r>
      <w:ins w:id="179" w:author="Alexa Delbosc" w:date="2024-03-28T10:31:00Z">
        <w:r w:rsidR="008A3D36">
          <w:t>,</w:t>
        </w:r>
      </w:ins>
      <w:r>
        <w:t xml:space="preserve"> of these users, 45% were using e-scooters to access to/from public transport.</w:t>
      </w:r>
    </w:p>
    <w:p w14:paraId="0D35AE09" w14:textId="44961E74" w:rsidR="00D934C8" w:rsidDel="008A3D36" w:rsidRDefault="00F1339A" w:rsidP="002D3E45">
      <w:pPr>
        <w:rPr>
          <w:del w:id="180" w:author="Alexa Delbosc" w:date="2024-03-28T10:32:00Z"/>
        </w:rPr>
      </w:pPr>
      <w:del w:id="181" w:author="Alexa Delbosc" w:date="2024-03-28T10:32:00Z">
        <w:r w:rsidDel="008A3D36">
          <w:delText>The Melbourne e-scooter network overlaps with inner public transport network including all of Melbournes tram route (it</w:delText>
        </w:r>
        <w:r w:rsidR="00D34414" w:rsidDel="008A3D36">
          <w:delText xml:space="preserve"> is</w:delText>
        </w:r>
        <w:r w:rsidDel="008A3D36">
          <w:delText xml:space="preserve"> the largest tram network in the world), with inner area and CBD main railway stations and the few bus routes operating in inner Melbourne.  Figure 2 illustrates the service level (frequency) of service operating in inner Melbourne and compared it with the distribution of e-scooter trips made on roads in inner Melbourne.  This illustrates significant overlap between high demand e-scooter roads and the highest quality of service level operating in Melbournes public transport system; notably in the very central core of the city.  </w:delText>
        </w:r>
      </w:del>
    </w:p>
    <w:p w14:paraId="6EFD954D" w14:textId="48BA2001" w:rsidR="00F1339A" w:rsidDel="008A3D36" w:rsidRDefault="00F1339A" w:rsidP="002D3E45">
      <w:pPr>
        <w:rPr>
          <w:del w:id="182" w:author="Alexa Delbosc" w:date="2024-03-28T10:32:00Z"/>
        </w:rPr>
      </w:pPr>
      <w:del w:id="183" w:author="Alexa Delbosc" w:date="2024-03-28T10:32:00Z">
        <w:r w:rsidDel="008A3D36">
          <w:delText>This raises a very important question; is Melbournes e-scooter network acting to complement or compete with Melbournes public transport.</w:delText>
        </w:r>
      </w:del>
    </w:p>
    <w:p w14:paraId="1CB7CCD1" w14:textId="77777777" w:rsidR="00357A42" w:rsidRDefault="00357A42" w:rsidP="00357A42">
      <w:pPr>
        <w:spacing w:before="0" w:after="0" w:line="240" w:lineRule="auto"/>
        <w:jc w:val="left"/>
        <w:sectPr w:rsidR="00357A42" w:rsidSect="00E676A3">
          <w:headerReference w:type="even" r:id="rId9"/>
          <w:headerReference w:type="default" r:id="rId10"/>
          <w:footerReference w:type="even" r:id="rId11"/>
          <w:footerReference w:type="default" r:id="rId12"/>
          <w:pgSz w:w="11906" w:h="16838" w:code="9"/>
          <w:pgMar w:top="1418" w:right="1418" w:bottom="1701" w:left="1418" w:header="851" w:footer="1134" w:gutter="0"/>
          <w:cols w:space="708"/>
          <w:titlePg/>
          <w:docGrid w:linePitch="360"/>
        </w:sectPr>
      </w:pPr>
    </w:p>
    <w:p w14:paraId="1BF28C07" w14:textId="77777777" w:rsidR="00357A42" w:rsidRDefault="00357A42" w:rsidP="00357A42">
      <w:pPr>
        <w:pStyle w:val="Caption"/>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357A42" w14:paraId="7450E6E4" w14:textId="77777777" w:rsidTr="00357A42">
        <w:tc>
          <w:tcPr>
            <w:tcW w:w="9060" w:type="dxa"/>
          </w:tcPr>
          <w:p w14:paraId="17AA1E16" w14:textId="3445F983" w:rsidR="00357A42" w:rsidRDefault="00357A42" w:rsidP="00357A42">
            <w:pPr>
              <w:pStyle w:val="Caption"/>
            </w:pPr>
            <w:r>
              <w:rPr>
                <w:noProof/>
              </w:rPr>
              <w:drawing>
                <wp:inline distT="0" distB="0" distL="0" distR="0" wp14:anchorId="24657A3A" wp14:editId="51AC3D93">
                  <wp:extent cx="5352911" cy="36576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6981" cy="3667214"/>
                          </a:xfrm>
                          <a:prstGeom prst="rect">
                            <a:avLst/>
                          </a:prstGeom>
                          <a:noFill/>
                        </pic:spPr>
                      </pic:pic>
                    </a:graphicData>
                  </a:graphic>
                </wp:inline>
              </w:drawing>
            </w:r>
          </w:p>
        </w:tc>
      </w:tr>
      <w:tr w:rsidR="00357A42" w14:paraId="1E842C18" w14:textId="77777777" w:rsidTr="00357A42">
        <w:tc>
          <w:tcPr>
            <w:tcW w:w="9060" w:type="dxa"/>
          </w:tcPr>
          <w:p w14:paraId="6C5AF4B6" w14:textId="0FF74755" w:rsidR="00357A42" w:rsidRDefault="00357A42" w:rsidP="00451916">
            <w:pPr>
              <w:pStyle w:val="Heading1"/>
              <w:numPr>
                <w:ilvl w:val="0"/>
                <w:numId w:val="0"/>
              </w:numPr>
              <w:ind w:left="357" w:hanging="357"/>
              <w:jc w:val="center"/>
              <w:outlineLvl w:val="0"/>
            </w:pPr>
            <w:commentRangeStart w:id="189"/>
            <w:r>
              <w:t xml:space="preserve">2a. </w:t>
            </w:r>
            <w:r w:rsidRPr="00357A42">
              <w:t>Public Transport Service Level</w:t>
            </w:r>
            <w:commentRangeEnd w:id="189"/>
            <w:r w:rsidR="008A3D36">
              <w:rPr>
                <w:rStyle w:val="CommentReference"/>
                <w:b w:val="0"/>
              </w:rPr>
              <w:commentReference w:id="189"/>
            </w:r>
          </w:p>
          <w:p w14:paraId="5EB69BCF" w14:textId="4384998B" w:rsidR="00357A42" w:rsidRPr="00357A42" w:rsidRDefault="00357A42" w:rsidP="00451916">
            <w:pPr>
              <w:spacing w:after="0" w:line="240" w:lineRule="auto"/>
            </w:pPr>
            <w:r>
              <w:t xml:space="preserve">Source:  Charting </w:t>
            </w:r>
            <w:proofErr w:type="gramStart"/>
            <w:r>
              <w:t>Transport ;</w:t>
            </w:r>
            <w:proofErr w:type="gramEnd"/>
            <w:r>
              <w:t xml:space="preserve"> </w:t>
            </w:r>
            <w:hyperlink r:id="rId17" w:history="1">
              <w:r w:rsidRPr="00243F14">
                <w:rPr>
                  <w:rStyle w:val="Hyperlink"/>
                </w:rPr>
                <w:t>www.chartingtransport.com</w:t>
              </w:r>
            </w:hyperlink>
            <w:r>
              <w:t xml:space="preserve">  </w:t>
            </w:r>
          </w:p>
        </w:tc>
      </w:tr>
      <w:tr w:rsidR="00357A42" w14:paraId="39E95392" w14:textId="77777777" w:rsidTr="00357A42">
        <w:tc>
          <w:tcPr>
            <w:tcW w:w="9060" w:type="dxa"/>
          </w:tcPr>
          <w:p w14:paraId="43A4077F" w14:textId="77777777" w:rsidR="00357A42" w:rsidRDefault="00357A42" w:rsidP="00357A42">
            <w:pPr>
              <w:pStyle w:val="Caption"/>
            </w:pPr>
          </w:p>
          <w:p w14:paraId="4F9C4AAB" w14:textId="0B52DF3D" w:rsidR="00357A42" w:rsidRPr="00357A42" w:rsidRDefault="00357A42" w:rsidP="00357A42">
            <w:pPr>
              <w:pStyle w:val="Caption"/>
              <w:ind w:left="851"/>
              <w:jc w:val="left"/>
            </w:pPr>
            <w:r>
              <w:rPr>
                <w:noProof/>
              </w:rPr>
              <w:drawing>
                <wp:inline distT="0" distB="0" distL="0" distR="0" wp14:anchorId="03668100" wp14:editId="5DA09E2C">
                  <wp:extent cx="3930732" cy="26747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3925" cy="2683777"/>
                          </a:xfrm>
                          <a:prstGeom prst="rect">
                            <a:avLst/>
                          </a:prstGeom>
                          <a:noFill/>
                        </pic:spPr>
                      </pic:pic>
                    </a:graphicData>
                  </a:graphic>
                </wp:inline>
              </w:drawing>
            </w:r>
          </w:p>
        </w:tc>
      </w:tr>
      <w:tr w:rsidR="00357A42" w14:paraId="42AE0B45" w14:textId="77777777" w:rsidTr="00357A42">
        <w:tc>
          <w:tcPr>
            <w:tcW w:w="9060" w:type="dxa"/>
          </w:tcPr>
          <w:p w14:paraId="58F01259" w14:textId="77777777" w:rsidR="00451916" w:rsidRDefault="00451916" w:rsidP="00357A42">
            <w:pPr>
              <w:pStyle w:val="Caption"/>
              <w:rPr>
                <w:bCs/>
              </w:rPr>
            </w:pPr>
          </w:p>
          <w:p w14:paraId="0FA251B0" w14:textId="5801D25D" w:rsidR="00357A42" w:rsidRDefault="00357A42" w:rsidP="00357A42">
            <w:pPr>
              <w:pStyle w:val="Caption"/>
              <w:rPr>
                <w:bCs/>
              </w:rPr>
            </w:pPr>
            <w:r>
              <w:rPr>
                <w:bCs/>
              </w:rPr>
              <w:t xml:space="preserve">2b. </w:t>
            </w:r>
            <w:r w:rsidRPr="00357A42">
              <w:rPr>
                <w:bCs/>
              </w:rPr>
              <w:t>E-Scooter rider volume 2022-23</w:t>
            </w:r>
          </w:p>
          <w:p w14:paraId="4737CC86" w14:textId="16AB68E4" w:rsidR="00357A42" w:rsidRDefault="00357A42" w:rsidP="00357A42">
            <w:r w:rsidRPr="00357A42">
              <w:t xml:space="preserve">Source:  </w:t>
            </w:r>
            <w:commentRangeStart w:id="190"/>
            <w:r w:rsidRPr="00357A42">
              <w:t>Melbourne City Council (2024)</w:t>
            </w:r>
            <w:commentRangeEnd w:id="190"/>
            <w:r w:rsidR="008A3D36">
              <w:rPr>
                <w:rStyle w:val="CommentReference"/>
              </w:rPr>
              <w:commentReference w:id="190"/>
            </w:r>
          </w:p>
        </w:tc>
      </w:tr>
    </w:tbl>
    <w:p w14:paraId="35B0BCD1" w14:textId="77777777" w:rsidR="00357A42" w:rsidRDefault="00357A42" w:rsidP="00357A42">
      <w:pPr>
        <w:pStyle w:val="Caption"/>
      </w:pPr>
    </w:p>
    <w:p w14:paraId="65C04EB7" w14:textId="46EB90F2" w:rsidR="00357A42" w:rsidRDefault="00357A42" w:rsidP="00357A42">
      <w:pPr>
        <w:pStyle w:val="Caption"/>
      </w:pPr>
      <w:r>
        <w:t xml:space="preserve">Figure </w:t>
      </w:r>
      <w:r>
        <w:rPr>
          <w:noProof/>
        </w:rPr>
        <w:t xml:space="preserve">2: </w:t>
      </w:r>
      <w:r>
        <w:t xml:space="preserve">Inner Melbourne </w:t>
      </w:r>
      <w:r w:rsidR="00451916">
        <w:t xml:space="preserve">Transit </w:t>
      </w:r>
      <w:r>
        <w:t>Service Level and E-Scooter Route Trip Volume</w:t>
      </w:r>
    </w:p>
    <w:p w14:paraId="4EC71475" w14:textId="77777777" w:rsidR="00451916" w:rsidRDefault="00451916" w:rsidP="00357A42">
      <w:pPr>
        <w:spacing w:before="0" w:after="0" w:line="240" w:lineRule="auto"/>
        <w:jc w:val="left"/>
      </w:pPr>
    </w:p>
    <w:p w14:paraId="50359C2D" w14:textId="77777777" w:rsidR="00EC194E" w:rsidRDefault="00EC194E" w:rsidP="00357A42">
      <w:pPr>
        <w:spacing w:before="0" w:after="0" w:line="240" w:lineRule="auto"/>
        <w:jc w:val="left"/>
      </w:pPr>
    </w:p>
    <w:p w14:paraId="4CE62597" w14:textId="205B74B6" w:rsidR="00357A42" w:rsidDel="008A3D36" w:rsidRDefault="00451916">
      <w:pPr>
        <w:keepNext/>
        <w:spacing w:before="0" w:after="0" w:line="240" w:lineRule="auto"/>
        <w:jc w:val="left"/>
        <w:rPr>
          <w:del w:id="191" w:author="Alexa Delbosc" w:date="2024-03-28T10:37:00Z"/>
        </w:rPr>
        <w:pPrChange w:id="192" w:author="James Reynolds" w:date="2024-04-03T08:54:00Z">
          <w:pPr>
            <w:spacing w:before="0" w:after="0" w:line="240" w:lineRule="auto"/>
            <w:jc w:val="left"/>
          </w:pPr>
        </w:pPrChange>
      </w:pPr>
      <w:del w:id="193" w:author="Alexa Delbosc" w:date="2024-03-28T10:37:00Z">
        <w:r w:rsidDel="008A3D36">
          <w:lastRenderedPageBreak/>
          <w:delText>Note:  Figure 2a and 2b are approximately to scale</w:delText>
        </w:r>
        <w:r w:rsidR="00EC194E" w:rsidDel="008A3D36">
          <w:delText xml:space="preserve"> of each other to aim comparision</w:delText>
        </w:r>
      </w:del>
    </w:p>
    <w:p w14:paraId="20DA7E91" w14:textId="1DED3727" w:rsidR="00F1339A" w:rsidRDefault="00F1339A">
      <w:pPr>
        <w:pStyle w:val="Heading2"/>
        <w:keepNext/>
        <w:pPrChange w:id="194" w:author="James Reynolds" w:date="2024-04-03T08:54:00Z">
          <w:pPr>
            <w:pStyle w:val="Heading2"/>
          </w:pPr>
        </w:pPrChange>
      </w:pPr>
      <w:r>
        <w:t>The Research Literature</w:t>
      </w:r>
    </w:p>
    <w:p w14:paraId="2CD7227E" w14:textId="4DB766D7" w:rsidR="00A0454B" w:rsidRDefault="00313ED0" w:rsidP="00A0454B">
      <w:r>
        <w:t xml:space="preserve">The research literature has mixed conclusions regarding the extent to which e-scooters act to compete </w:t>
      </w:r>
      <w:r w:rsidR="00A7489D">
        <w:t xml:space="preserve">with </w:t>
      </w:r>
      <w:r>
        <w:t>or complement public transport ridership</w:t>
      </w:r>
      <w:ins w:id="195" w:author="James Reynolds" w:date="2024-04-03T08:55:00Z">
        <w:r w:rsidR="00977C09">
          <w:t>,</w:t>
        </w:r>
      </w:ins>
      <w:r>
        <w:t xml:space="preserve"> with some overlap between the two positions.  The </w:t>
      </w:r>
      <w:r w:rsidR="00D351F6">
        <w:t>‘</w:t>
      </w:r>
      <w:r>
        <w:t>compete</w:t>
      </w:r>
      <w:r w:rsidR="00D351F6">
        <w:t>’</w:t>
      </w:r>
      <w:r>
        <w:t xml:space="preserve"> argument </w:t>
      </w:r>
      <w:r>
        <w:fldChar w:fldCharType="begin">
          <w:fldData xml:space="preserve">PEVuZE5vdGU+PENpdGU+PEF1dGhvcj5BYXJoYXVnPC9BdXRob3I+PFllYXI+MjAyMzwvWWVhcj48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</w:fldData>
        </w:fldChar>
      </w:r>
      <w:r>
        <w:instrText xml:space="preserve"> ADDIN EN.CITE </w:instrText>
      </w:r>
      <w:r>
        <w:fldChar w:fldCharType="begin">
          <w:fldData xml:space="preserve">PEVuZE5vdGU+PENpdGU+PEF1dGhvcj5BYXJoYXVnPC9BdXRob3I+PFllYXI+MjAyMzwvWWVhcj48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</w:fldData>
        </w:fldChar>
      </w:r>
      <w:r>
        <w:instrText xml:space="preserve"> ADDIN EN.CITE.DATA </w:instrText>
      </w:r>
      <w:r>
        <w:fldChar w:fldCharType="end"/>
      </w:r>
      <w:r>
        <w:fldChar w:fldCharType="separate"/>
      </w:r>
      <w:r>
        <w:rPr>
          <w:noProof/>
        </w:rPr>
        <w:t>(Aarhaug et al., 2023, Ziedan et al., 2021)</w:t>
      </w:r>
      <w:r>
        <w:fldChar w:fldCharType="end"/>
      </w:r>
      <w:r>
        <w:t xml:space="preserve"> suggests e-scooters are used in preference to transit when transit use is uncompetitive due to long wait times or </w:t>
      </w:r>
      <w:ins w:id="196" w:author="James Reynolds" w:date="2024-04-03T08:56:00Z">
        <w:r w:rsidR="00977C09">
          <w:t xml:space="preserve">would involve </w:t>
        </w:r>
      </w:ins>
      <w:r>
        <w:t xml:space="preserve">indirect </w:t>
      </w:r>
      <w:del w:id="197" w:author="James Reynolds" w:date="2024-04-03T08:55:00Z">
        <w:r w:rsidDel="00977C09">
          <w:delText xml:space="preserve">use </w:delText>
        </w:r>
      </w:del>
      <w:ins w:id="198" w:author="James Reynolds" w:date="2024-04-03T08:56:00Z">
        <w:r w:rsidR="00977C09">
          <w:t>trips</w:t>
        </w:r>
      </w:ins>
      <w:ins w:id="199" w:author="James Reynolds" w:date="2024-04-03T08:55:00Z">
        <w:r w:rsidR="00977C09">
          <w:t xml:space="preserve">, </w:t>
        </w:r>
      </w:ins>
      <w:r>
        <w:t xml:space="preserve">including trips involving transfers.  </w:t>
      </w:r>
      <w:r w:rsidR="00EC194E">
        <w:t>The ‘c</w:t>
      </w:r>
      <w:r>
        <w:t>omplementary</w:t>
      </w:r>
      <w:r w:rsidR="00EC194E">
        <w:t>’ argument</w:t>
      </w:r>
      <w:r>
        <w:t xml:space="preserve"> </w:t>
      </w:r>
      <w:r w:rsidR="00EC194E">
        <w:t xml:space="preserve">suggests </w:t>
      </w:r>
      <w:r>
        <w:t xml:space="preserve">e-scooter </w:t>
      </w:r>
      <w:r w:rsidR="00EC194E">
        <w:t xml:space="preserve">act </w:t>
      </w:r>
      <w:r>
        <w:t xml:space="preserve">as a first or last mile connection to transit nodes such as stations </w:t>
      </w:r>
      <w:r>
        <w:fldChar w:fldCharType="begin">
          <w:fldData xml:space="preserve">PEVuZE5vdGU+PENpdGU+PEF1dGhvcj5UeW5kYWxsPC9BdXRob3I+PFllYXI+MjAyMjwvWWVhcj48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</w:fldData>
        </w:fldChar>
      </w:r>
      <w:r w:rsidR="00A7489D">
        <w:instrText xml:space="preserve"> ADDIN EN.CITE </w:instrText>
      </w:r>
      <w:r w:rsidR="00A7489D">
        <w:fldChar w:fldCharType="begin">
          <w:fldData xml:space="preserve">PEVuZE5vdGU+PENpdGU+PEF1dGhvcj5UeW5kYWxsPC9BdXRob3I+PFllYXI+MjAyMjwvWWVhcj48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</w:fldData>
        </w:fldChar>
      </w:r>
      <w:r w:rsidR="00A7489D">
        <w:instrText xml:space="preserve"> ADDIN EN.CITE.DATA </w:instrText>
      </w:r>
      <w:r w:rsidR="00A7489D">
        <w:fldChar w:fldCharType="end"/>
      </w:r>
      <w:r>
        <w:fldChar w:fldCharType="separate"/>
      </w:r>
      <w:r w:rsidR="00A7489D">
        <w:rPr>
          <w:noProof/>
        </w:rPr>
        <w:t>(Tyndall, 2022, Ziedan et al., 2021, Zuniga-Garcia et al., 2022)</w:t>
      </w:r>
      <w:r>
        <w:fldChar w:fldCharType="end"/>
      </w:r>
      <w:r>
        <w:t>.</w:t>
      </w:r>
      <w:del w:id="200" w:author="Alexa Delbosc" w:date="2024-03-28T10:39:00Z">
        <w:r w:rsidR="00A7489D" w:rsidDel="00C17F9B">
          <w:delText xml:space="preserve"> </w:delText>
        </w:r>
      </w:del>
      <w:r w:rsidR="00A7489D">
        <w:t xml:space="preserve">  Other authors </w:t>
      </w:r>
      <w:r w:rsidR="00A7489D">
        <w:fldChar w:fldCharType="begin"/>
      </w:r>
      <w:r w:rsidR="00A7489D">
        <w:instrText xml:space="preserve"> ADDIN EN.CITE &lt;EndNote&gt;&lt;Cite&gt;&lt;Author&gt;Luo&lt;/Author&gt;&lt;Year&gt;2021&lt;/Year&gt;&lt;RecNum&gt;1436&lt;/RecNum&gt;&lt;Prefix&gt;e.g. &lt;/Prefix&gt;&lt;DisplayText&gt;(e.g. Luo et al., 2021)&lt;/DisplayText&gt;&lt;record&gt;&lt;rec-number&gt;1436&lt;/rec-number&gt;&lt;foreign-keys&gt;&lt;key app="EN" db-id="0zaax9ez3v2ez0ep02txt0ejar5vpsvrtzer" timestamp="1710462472"&gt;1436&lt;/key&gt;&lt;/foreign-keys&gt;&lt;ref-type name="Journal Article"&gt;17&lt;/ref-type&gt;&lt;contributors&gt;&lt;authors&gt;&lt;author&gt;Luo, H.&lt;/author&gt;&lt;author&gt;Zhang, Z.&lt;/author&gt;&lt;author&gt;Gkritza, K.&lt;/author&gt;&lt;author&gt;Cai, H.&lt;/author&gt;&lt;/authors&gt;&lt;/contributors&gt;&lt;titles&gt;&lt;title&gt;Are shared electric scooters competing with buses? a case study in Indianapolis&lt;/title&gt;&lt;secondary-title&gt;Transportation Research Part D: Transport and Environment&lt;/secondary-title&gt;&lt;/titles&gt;&lt;periodical&gt;&lt;full-title&gt;Transportation research part D: transport and environment&lt;/full-title&gt;&lt;/periodical&gt;&lt;volume&gt;97&lt;/volume&gt;&lt;dates&gt;&lt;year&gt;2021&lt;/year&gt;&lt;/dates&gt;&lt;urls&gt;&lt;related-urls&gt;&lt;url&gt;https://www.scopus.com/inward/record.uri?eid=2-s2.0-85108688055&amp;amp;doi=10.1016%2fj.trd.2021.102877&amp;amp;partnerID=40&amp;amp;md5=4fc6de6688dd11e535a4421ec0cc4b70&lt;/url&gt;&lt;url&gt;https://www.sciencedirect.com/science/article/abs/pii/S1361920921001784?via%3Dihub&lt;/url&gt;&lt;/related-urls&gt;&lt;/urls&gt;&lt;electronic-resource-num&gt;10.1016/j.trd.2021.102877&lt;/electronic-resource-num&gt;&lt;/record&gt;&lt;/Cite&gt;&lt;/EndNote&gt;</w:instrText>
      </w:r>
      <w:r w:rsidR="00A7489D">
        <w:fldChar w:fldCharType="separate"/>
      </w:r>
      <w:r w:rsidR="00A7489D">
        <w:rPr>
          <w:noProof/>
        </w:rPr>
        <w:t>(e.g. Luo et al., 2021)</w:t>
      </w:r>
      <w:r w:rsidR="00A7489D">
        <w:fldChar w:fldCharType="end"/>
      </w:r>
      <w:r w:rsidR="00A7489D">
        <w:t xml:space="preserve"> note that e-scooter use </w:t>
      </w:r>
      <w:r w:rsidR="00EC194E">
        <w:t xml:space="preserve">is </w:t>
      </w:r>
      <w:r w:rsidR="00A7489D">
        <w:t>beneficial to riders by proving travel options when buses are not running (</w:t>
      </w:r>
      <w:del w:id="201" w:author="James Reynolds" w:date="2024-04-03T08:56:00Z">
        <w:r w:rsidR="00A7489D" w:rsidDel="00977C09">
          <w:delText xml:space="preserve"> </w:delText>
        </w:r>
      </w:del>
      <w:r w:rsidR="00A7489D">
        <w:t>a complementary role) but also when bus routes are indirect or circuitous</w:t>
      </w:r>
      <w:ins w:id="202" w:author="James Reynolds" w:date="2024-04-03T08:56:00Z">
        <w:r w:rsidR="00977C09">
          <w:t>,</w:t>
        </w:r>
      </w:ins>
      <w:r w:rsidR="00A7489D">
        <w:t xml:space="preserve"> or when waiting time are long (a competing role).  In this way benefits emerge to e-scooter users under both compete and complementary roles.  A major concern for policy is that e-scooter trips that compete with transit act to erode its ridership (and revenue) base.  While this </w:t>
      </w:r>
      <w:del w:id="203" w:author="Alexa Delbosc" w:date="2024-03-28T10:39:00Z">
        <w:r w:rsidR="00A7489D" w:rsidDel="00C17F9B">
          <w:delText>acts to benefit</w:delText>
        </w:r>
      </w:del>
      <w:ins w:id="204" w:author="Alexa Delbosc" w:date="2024-03-28T10:39:00Z">
        <w:r w:rsidR="00C17F9B">
          <w:t>benefits</w:t>
        </w:r>
      </w:ins>
      <w:r w:rsidR="00A7489D">
        <w:t xml:space="preserve"> e-scooter users it erodes the sustainability of public transport and </w:t>
      </w:r>
      <w:del w:id="205" w:author="James Reynolds" w:date="2024-04-03T08:57:00Z">
        <w:r w:rsidR="00A7489D" w:rsidDel="00977C09">
          <w:delText xml:space="preserve">can </w:delText>
        </w:r>
      </w:del>
      <w:ins w:id="206" w:author="James Reynolds" w:date="2024-04-03T08:57:00Z">
        <w:r w:rsidR="00977C09">
          <w:t xml:space="preserve">might </w:t>
        </w:r>
      </w:ins>
      <w:r w:rsidR="00A7489D">
        <w:t xml:space="preserve">increase </w:t>
      </w:r>
      <w:ins w:id="207" w:author="James Reynolds" w:date="2024-04-03T08:57:00Z">
        <w:r w:rsidR="00977C09">
          <w:t xml:space="preserve">the </w:t>
        </w:r>
      </w:ins>
      <w:r w:rsidR="00A7489D">
        <w:t xml:space="preserve">public funding </w:t>
      </w:r>
      <w:ins w:id="208" w:author="James Reynolds" w:date="2024-04-03T08:57:00Z">
        <w:r w:rsidR="00977C09">
          <w:t xml:space="preserve">needed </w:t>
        </w:r>
      </w:ins>
      <w:r w:rsidR="00A7489D">
        <w:t>for transit subsidies.</w:t>
      </w:r>
    </w:p>
    <w:p w14:paraId="2865CFA2" w14:textId="4C2202FD" w:rsidR="000726AC" w:rsidRDefault="00F1339A" w:rsidP="004335DD">
      <w:pPr>
        <w:pStyle w:val="Heading1"/>
      </w:pPr>
      <w:r>
        <w:t>Methodology</w:t>
      </w:r>
    </w:p>
    <w:p w14:paraId="20099641" w14:textId="56EDC7C0" w:rsidR="00EC194E" w:rsidRDefault="00EC194E" w:rsidP="00EC194E">
      <w:bookmarkStart w:id="209" w:name="OLE_LINK1"/>
      <w:r>
        <w:t xml:space="preserve">The overall aim of the paper is to explore e-scooter travel patterns and how they relate to </w:t>
      </w:r>
      <w:commentRangeStart w:id="210"/>
      <w:r>
        <w:t>temporal and spatial patterns of public transport service level</w:t>
      </w:r>
      <w:ins w:id="211" w:author="Alexa Delbosc" w:date="2024-03-28T10:39:00Z">
        <w:r w:rsidR="00C17F9B">
          <w:t>s</w:t>
        </w:r>
      </w:ins>
      <w:r>
        <w:t>.  Key to this analysis are:</w:t>
      </w:r>
    </w:p>
    <w:p w14:paraId="571D4373" w14:textId="134D284D" w:rsidR="00EC194E" w:rsidRDefault="00EC194E" w:rsidP="00EC194E">
      <w:pPr>
        <w:pStyle w:val="ListParagraph"/>
        <w:numPr>
          <w:ilvl w:val="0"/>
          <w:numId w:val="40"/>
        </w:numPr>
      </w:pPr>
      <w:r>
        <w:t>Data on e-scooter travel patterns</w:t>
      </w:r>
    </w:p>
    <w:p w14:paraId="03A2C041" w14:textId="1350F3A0" w:rsidR="00EC194E" w:rsidRDefault="00EC194E" w:rsidP="00EC194E">
      <w:pPr>
        <w:pStyle w:val="ListParagraph"/>
        <w:numPr>
          <w:ilvl w:val="0"/>
          <w:numId w:val="40"/>
        </w:numPr>
      </w:pPr>
      <w:r>
        <w:t>Measures of Public Transport Service Level</w:t>
      </w:r>
    </w:p>
    <w:p w14:paraId="239EF9FF" w14:textId="121BCAFE" w:rsidR="00EC194E" w:rsidRDefault="00EC194E" w:rsidP="00EC194E">
      <w:pPr>
        <w:pStyle w:val="ListParagraph"/>
        <w:numPr>
          <w:ilvl w:val="0"/>
          <w:numId w:val="40"/>
        </w:numPr>
      </w:pPr>
      <w:r>
        <w:t>Analytical approaches to exploring spatial and temporal analysis.</w:t>
      </w:r>
      <w:commentRangeEnd w:id="210"/>
      <w:r w:rsidR="00C17F9B">
        <w:rPr>
          <w:rStyle w:val="CommentReference"/>
        </w:rPr>
        <w:commentReference w:id="210"/>
      </w:r>
    </w:p>
    <w:p w14:paraId="5B74289F" w14:textId="0B05BCAB" w:rsidR="00EC194E" w:rsidRDefault="00EC194E" w:rsidP="00EC194E">
      <w:pPr>
        <w:pStyle w:val="Heading2"/>
      </w:pPr>
      <w:r>
        <w:t>E-Scooter Travel Pattern Data</w:t>
      </w:r>
    </w:p>
    <w:p w14:paraId="0A65DBC8" w14:textId="7D1D3F9A" w:rsidR="00EC194E" w:rsidRDefault="00D34414" w:rsidP="00EC194E">
      <w:r>
        <w:t>Lime provided geo-coded trip start and trip end location data for all</w:t>
      </w:r>
      <w:ins w:id="212" w:author="Alexa Delbosc" w:date="2024-03-28T10:41:00Z">
        <w:r w:rsidR="00C17F9B">
          <w:t xml:space="preserve"> e-scooter</w:t>
        </w:r>
      </w:ins>
      <w:r>
        <w:t xml:space="preserve"> trips made in October 2022 for the inner Melbourne network.  For each </w:t>
      </w:r>
      <w:ins w:id="213" w:author="Alexa Delbosc" w:date="2024-03-28T10:41:00Z">
        <w:r w:rsidR="00C17F9B">
          <w:t xml:space="preserve">trip </w:t>
        </w:r>
      </w:ins>
      <w:r>
        <w:t>it was possible to identify start and finish time</w:t>
      </w:r>
      <w:ins w:id="214" w:author="James Reynolds" w:date="2024-04-03T08:57:00Z">
        <w:r w:rsidR="00977C09">
          <w:t>,</w:t>
        </w:r>
      </w:ins>
      <w:r>
        <w:t xml:space="preserve"> </w:t>
      </w:r>
      <w:del w:id="215" w:author="Alexa Delbosc" w:date="2024-03-28T10:41:00Z">
        <w:r w:rsidDel="00C17F9B">
          <w:delText>of the trip but not much else</w:delText>
        </w:r>
      </w:del>
      <w:ins w:id="216" w:author="Alexa Delbosc" w:date="2024-03-28T10:41:00Z">
        <w:r w:rsidR="00C17F9B">
          <w:t>and location</w:t>
        </w:r>
      </w:ins>
      <w:del w:id="217" w:author="Alexa Delbosc" w:date="2024-03-28T10:41:00Z">
        <w:r w:rsidDel="00C17F9B">
          <w:delText>.  The data is from vehicle position data recorded as journeys start and finish so it not possible to establish any trip purpose from the data.</w:delText>
        </w:r>
      </w:del>
      <w:ins w:id="218" w:author="James Reynolds" w:date="2024-04-03T08:57:00Z">
        <w:r w:rsidR="00977C09">
          <w:t>.</w:t>
        </w:r>
      </w:ins>
      <w:ins w:id="219" w:author="Alexa Delbosc" w:date="2024-03-28T10:41:00Z">
        <w:del w:id="220" w:author="James Reynolds" w:date="2024-04-03T08:57:00Z">
          <w:r w:rsidR="00C17F9B" w:rsidDel="00977C09">
            <w:delText>,</w:delText>
          </w:r>
        </w:del>
        <w:r w:rsidR="00C17F9B">
          <w:t xml:space="preserve"> </w:t>
        </w:r>
        <w:del w:id="221" w:author="James Reynolds" w:date="2024-04-03T08:57:00Z">
          <w:r w:rsidR="00C17F9B" w:rsidDel="00977C09">
            <w:delText>h</w:delText>
          </w:r>
        </w:del>
      </w:ins>
      <w:ins w:id="222" w:author="James Reynolds" w:date="2024-04-03T08:57:00Z">
        <w:r w:rsidR="00977C09">
          <w:t>H</w:t>
        </w:r>
      </w:ins>
      <w:ins w:id="223" w:author="Alexa Delbosc" w:date="2024-03-28T10:41:00Z">
        <w:r w:rsidR="00C17F9B">
          <w:t>owever trip purpose, ticket type, payments and rider demographics were not available.</w:t>
        </w:r>
      </w:ins>
    </w:p>
    <w:p w14:paraId="587DE85C" w14:textId="661DE22B" w:rsidR="00D34414" w:rsidDel="00C17F9B" w:rsidRDefault="00D34414" w:rsidP="00EC194E">
      <w:pPr>
        <w:rPr>
          <w:del w:id="224" w:author="Alexa Delbosc" w:date="2024-03-28T10:42:00Z"/>
        </w:rPr>
      </w:pPr>
      <w:r>
        <w:t>A total of 98,355 separate e-scooter trips are recorded in the data for October 2022</w:t>
      </w:r>
      <w:ins w:id="225" w:author="James Reynolds" w:date="2024-04-03T08:58:00Z">
        <w:r w:rsidR="00977C09">
          <w:t>,</w:t>
        </w:r>
      </w:ins>
      <w:r>
        <w:t xml:space="preserve"> suggesting an average of </w:t>
      </w:r>
      <w:commentRangeStart w:id="226"/>
      <w:r>
        <w:t xml:space="preserve">3,172 </w:t>
      </w:r>
      <w:ins w:id="227" w:author="Alexa Delbosc" w:date="2024-03-28T10:42:00Z">
        <w:r w:rsidR="00C17F9B">
          <w:t xml:space="preserve">trips </w:t>
        </w:r>
      </w:ins>
      <w:r>
        <w:t>per day.</w:t>
      </w:r>
    </w:p>
    <w:p w14:paraId="067CEA89" w14:textId="2E562F59" w:rsidR="00D34414" w:rsidRPr="00EC194E" w:rsidRDefault="00C17F9B" w:rsidP="00EC194E">
      <w:ins w:id="228" w:author="Alexa Delbosc" w:date="2024-03-28T10:42:00Z">
        <w:r>
          <w:t xml:space="preserve"> </w:t>
        </w:r>
        <w:commentRangeEnd w:id="226"/>
        <w:r>
          <w:rPr>
            <w:rStyle w:val="CommentReference"/>
          </w:rPr>
          <w:commentReference w:id="226"/>
        </w:r>
      </w:ins>
      <w:ins w:id="229" w:author="Alexa Delbosc" w:date="2024-03-28T10:45:00Z">
        <w:r w:rsidRPr="00C17F9B">
          <w:t xml:space="preserve"> </w:t>
        </w:r>
        <w:r>
          <w:t xml:space="preserve">Data was spatially aggregated to </w:t>
        </w:r>
      </w:ins>
      <w:ins w:id="230" w:author="James Reynolds" w:date="2024-04-03T08:59:00Z">
        <w:r w:rsidR="00977C09">
          <w:t xml:space="preserve">the Australian Bureau of Statistics’ </w:t>
        </w:r>
      </w:ins>
      <w:ins w:id="231" w:author="Alexa Delbosc" w:date="2024-03-28T10:45:00Z">
        <w:del w:id="232" w:author="James Reynolds" w:date="2024-04-03T08:59:00Z">
          <w:r w:rsidDel="00977C09">
            <w:delText xml:space="preserve">Census </w:delText>
          </w:r>
        </w:del>
        <w:r>
          <w:t xml:space="preserve">SA1 </w:t>
        </w:r>
      </w:ins>
      <w:ins w:id="233" w:author="James Reynolds" w:date="2024-04-03T08:58:00Z">
        <w:r w:rsidR="00977C09">
          <w:t xml:space="preserve">(Statistical Area 1) </w:t>
        </w:r>
      </w:ins>
      <w:ins w:id="234" w:author="Alexa Delbosc" w:date="2024-03-28T10:45:00Z">
        <w:r>
          <w:t>zone level.  This is the smallest zone or ‘basic spatial unit’ where a full range of demographic and travel data are measured</w:t>
        </w:r>
      </w:ins>
      <w:ins w:id="235" w:author="James Reynolds" w:date="2024-04-03T08:58:00Z">
        <w:r w:rsidR="00977C09">
          <w:t xml:space="preserve"> </w:t>
        </w:r>
      </w:ins>
      <w:ins w:id="236" w:author="James Reynolds" w:date="2024-04-03T08:59:00Z">
        <w:r w:rsidR="00977C09">
          <w:t>during the census</w:t>
        </w:r>
      </w:ins>
      <w:ins w:id="237" w:author="Alexa Delbosc" w:date="2024-03-28T10:45:00Z">
        <w:del w:id="238" w:author="James Reynolds" w:date="2024-04-03T08:58:00Z">
          <w:r w:rsidDel="00977C09">
            <w:delText xml:space="preserve"> and can enable later comparison with census data.</w:delText>
          </w:r>
        </w:del>
      </w:ins>
      <w:del w:id="239" w:author="James Reynolds" w:date="2024-04-03T08:58:00Z">
        <w:r w:rsidR="00F97B96" w:rsidDel="00977C09">
          <w:delText xml:space="preserve">These were aggregated to SA1 zone level.  </w:delText>
        </w:r>
        <w:r w:rsidR="00D34414" w:rsidDel="00977C09">
          <w:delText>A major purpose of the analysis is to establish how this data related to public transport service quality in the operating area</w:delText>
        </w:r>
      </w:del>
      <w:r w:rsidR="00D34414">
        <w:t>.</w:t>
      </w:r>
    </w:p>
    <w:p w14:paraId="690E2331" w14:textId="5582BB02" w:rsidR="00D34414" w:rsidRDefault="00D34414" w:rsidP="00D34414">
      <w:pPr>
        <w:pStyle w:val="Heading2"/>
      </w:pPr>
      <w:r>
        <w:t>Measure of Public Transport Service Level</w:t>
      </w:r>
    </w:p>
    <w:p w14:paraId="029F10DC" w14:textId="66F8D4A0" w:rsidR="00D94444" w:rsidRDefault="006C43A2" w:rsidP="002D3E45">
      <w:del w:id="240" w:author="Alexa Delbosc" w:date="2024-03-28T10:43:00Z">
        <w:r w:rsidDel="00C17F9B">
          <w:delText xml:space="preserve">Public transport service levels measured </w:delText>
        </w:r>
      </w:del>
      <w:ins w:id="241" w:author="Alexa Delbosc" w:date="2024-03-28T10:43:00Z">
        <w:r w:rsidR="00C17F9B">
          <w:t>To compare e-scooter ridership to transit service, we used a service level measure that includes:</w:t>
        </w:r>
      </w:ins>
    </w:p>
    <w:p w14:paraId="20B9725B" w14:textId="17F4841F" w:rsidR="00EC194E" w:rsidRDefault="006C43A2" w:rsidP="00D94444">
      <w:pPr>
        <w:pStyle w:val="ListParagraph"/>
        <w:numPr>
          <w:ilvl w:val="0"/>
          <w:numId w:val="41"/>
        </w:numPr>
      </w:pPr>
      <w:r>
        <w:t>the quantity of service supplied i.e. the frequency and number of services</w:t>
      </w:r>
      <w:r w:rsidR="00D94444">
        <w:t xml:space="preserve"> for a given time period; as well as</w:t>
      </w:r>
    </w:p>
    <w:p w14:paraId="173A7DCD" w14:textId="4619B686" w:rsidR="00D94444" w:rsidRDefault="00D94444" w:rsidP="00D94444">
      <w:pPr>
        <w:pStyle w:val="ListParagraph"/>
        <w:numPr>
          <w:ilvl w:val="0"/>
          <w:numId w:val="41"/>
        </w:numPr>
      </w:pPr>
      <w:r>
        <w:t>the spatial coverage of services considering walk access distances to transit stops/nodes and stations.</w:t>
      </w:r>
    </w:p>
    <w:p w14:paraId="20A97A73" w14:textId="1F9DD990" w:rsidR="00D94444" w:rsidRDefault="00D94444" w:rsidP="00D94444">
      <w:r>
        <w:t xml:space="preserve">To match the requirements of the spatial analysis scheme service levels needed to be </w:t>
      </w:r>
      <w:del w:id="242" w:author="Alexa Delbosc" w:date="2024-03-28T10:43:00Z">
        <w:r w:rsidDel="00C17F9B">
          <w:delText xml:space="preserve">measures </w:delText>
        </w:r>
      </w:del>
      <w:ins w:id="243" w:author="Alexa Delbosc" w:date="2024-03-28T10:43:00Z">
        <w:r w:rsidR="00C17F9B">
          <w:t xml:space="preserve">aggregated </w:t>
        </w:r>
      </w:ins>
      <w:r>
        <w:t>for each SA1 and for each hour of an average weekday and weekend day.</w:t>
      </w:r>
    </w:p>
    <w:p w14:paraId="0C47E1CD" w14:textId="02151E9D" w:rsidR="00D94444" w:rsidRDefault="00D94444" w:rsidP="00D94444">
      <w:r>
        <w:lastRenderedPageBreak/>
        <w:t>The Transit Service Index (SI) methodology for measuring service level was adopted using the General Transit Feed Specification (GTFS) files for Melbourne which are provided for input to online journey planners such as Google Maps.</w:t>
      </w:r>
    </w:p>
    <w:p w14:paraId="7F442F91" w14:textId="70D39E08" w:rsidR="00D94444" w:rsidRDefault="00D94444" w:rsidP="00D94444">
      <w:r>
        <w:t xml:space="preserve">The Transit Service Index (SI) is based on a methodology </w:t>
      </w:r>
      <w:r w:rsidR="000958CA">
        <w:t xml:space="preserve">developed </w:t>
      </w:r>
      <w:r>
        <w:t xml:space="preserve">in </w:t>
      </w:r>
      <w:r>
        <w:fldChar w:fldCharType="begin"/>
      </w:r>
      <w:r>
        <w:instrText xml:space="preserve"> ADDIN EN.CITE &lt;EndNote&gt;&lt;Cite&gt;&lt;Author&gt;Currie G&lt;/Author&gt;&lt;Year&gt;2010&lt;/Year&gt;&lt;RecNum&gt;546&lt;/RecNum&gt;&lt;DisplayText&gt;(Currie G, 2010)&lt;/DisplayText&gt;&lt;record&gt;&lt;rec-number&gt;546&lt;/rec-number&gt;&lt;foreign-keys&gt;&lt;key app="EN" db-id="0zaax9ez3v2ez0ep02txt0ejar5vpsvrtzer" timestamp="1521413776"&gt;546&lt;/key&gt;&lt;/foreign-keys&gt;&lt;ref-type name="Journal Article"&gt;17&lt;/ref-type&gt;&lt;contributors&gt;&lt;authors&gt;&lt;author&gt;Currie G,&lt;/author&gt;&lt;/authors&gt;&lt;/contributors&gt;&lt;titles&gt;&lt;title&gt;Quantifying spatial gaps in public transport supply based on social needs&lt;/title&gt;&lt;secondary-title&gt;JOURNAL OF TRANSPORT GEOGRAPHY &lt;/secondary-title&gt;&lt;/titles&gt;&lt;volume&gt;18 (2010) 31–41 &lt;/volume&gt;&lt;dates&gt;&lt;year&gt;2010&lt;/year&gt;&lt;/dates&gt;&lt;urls&gt;&lt;/urls&gt;&lt;/record&gt;&lt;/Cite&gt;&lt;/EndNote&gt;</w:instrText>
      </w:r>
      <w:r>
        <w:fldChar w:fldCharType="separate"/>
      </w:r>
      <w:r>
        <w:rPr>
          <w:noProof/>
        </w:rPr>
        <w:t>(Currie G, 2010)</w:t>
      </w:r>
      <w:r>
        <w:fldChar w:fldCharType="end"/>
      </w:r>
      <w:r w:rsidR="000958CA">
        <w:t xml:space="preserve"> </w:t>
      </w:r>
      <w:ins w:id="244" w:author="Alexa Delbosc" w:date="2024-03-28T10:44:00Z">
        <w:r w:rsidR="00C17F9B">
          <w:t xml:space="preserve">and </w:t>
        </w:r>
      </w:ins>
      <w:r w:rsidR="000958CA">
        <w:t>uses the following formulae:</w:t>
      </w:r>
    </w:p>
    <w:p w14:paraId="70DF07B7" w14:textId="69D0177E" w:rsidR="000958CA" w:rsidRPr="001B5406" w:rsidRDefault="000958CA" w:rsidP="000958CA">
      <w:pPr>
        <w:ind w:left="1440"/>
        <w:jc w:val="center"/>
      </w:pPr>
      <w:r w:rsidRPr="0086346E">
        <w:rPr>
          <w:position w:val="-28"/>
        </w:rPr>
        <w:object w:dxaOrig="2740" w:dyaOrig="660" w14:anchorId="2F4B25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05pt;height:45.05pt" o:ole="">
            <v:imagedata r:id="rId19" o:title=""/>
          </v:shape>
          <o:OLEObject Type="Embed" ProgID="Equation.3" ShapeID="_x0000_i1025" DrawAspect="Content" ObjectID="_1775979457" r:id="rId20"/>
        </w:object>
      </w:r>
      <w:r>
        <w:tab/>
      </w:r>
      <w:r>
        <w:tab/>
      </w:r>
      <w:r>
        <w:tab/>
      </w:r>
      <w:r w:rsidRPr="00E95C2C">
        <w:rPr>
          <w:b/>
        </w:rPr>
        <w:t>Formula 1</w:t>
      </w:r>
    </w:p>
    <w:p w14:paraId="781D5237" w14:textId="77777777" w:rsidR="000958CA" w:rsidRDefault="000958CA" w:rsidP="000958CA">
      <w:r>
        <w:t>where:</w:t>
      </w:r>
    </w:p>
    <w:p w14:paraId="17E80A35" w14:textId="77777777" w:rsidR="000958CA" w:rsidRPr="00C2738B" w:rsidRDefault="000958CA" w:rsidP="000958CA">
      <w:pPr>
        <w:ind w:left="720"/>
        <w:rPr>
          <w:sz w:val="16"/>
        </w:rPr>
      </w:pPr>
      <w:r w:rsidRPr="00C2738B">
        <w:rPr>
          <w:sz w:val="16"/>
        </w:rPr>
        <w:t xml:space="preserve">SICCD </w:t>
      </w:r>
      <w:r w:rsidRPr="00C2738B">
        <w:rPr>
          <w:sz w:val="16"/>
        </w:rPr>
        <w:tab/>
        <w:t>= Supply Index for the CCD</w:t>
      </w:r>
    </w:p>
    <w:p w14:paraId="3BDC6168" w14:textId="4CF0386F" w:rsidR="000958CA" w:rsidRPr="00C2738B" w:rsidRDefault="000958CA" w:rsidP="000958CA">
      <w:pPr>
        <w:ind w:left="720"/>
        <w:rPr>
          <w:sz w:val="16"/>
        </w:rPr>
      </w:pPr>
      <w:r w:rsidRPr="00C2738B">
        <w:rPr>
          <w:sz w:val="16"/>
        </w:rPr>
        <w:t xml:space="preserve">CCD </w:t>
      </w:r>
      <w:r w:rsidRPr="00C2738B">
        <w:rPr>
          <w:sz w:val="16"/>
        </w:rPr>
        <w:tab/>
        <w:t xml:space="preserve">= </w:t>
      </w:r>
      <w:r>
        <w:rPr>
          <w:sz w:val="16"/>
        </w:rPr>
        <w:t xml:space="preserve">Area </w:t>
      </w:r>
      <w:r w:rsidRPr="00C2738B">
        <w:rPr>
          <w:sz w:val="16"/>
        </w:rPr>
        <w:t>under analysis</w:t>
      </w:r>
    </w:p>
    <w:p w14:paraId="10919792" w14:textId="77777777" w:rsidR="000958CA" w:rsidRPr="00C2738B" w:rsidRDefault="000958CA" w:rsidP="000958CA">
      <w:pPr>
        <w:ind w:left="720"/>
        <w:rPr>
          <w:sz w:val="16"/>
        </w:rPr>
      </w:pPr>
      <w:r w:rsidRPr="00C2738B">
        <w:rPr>
          <w:sz w:val="16"/>
        </w:rPr>
        <w:t xml:space="preserve"> N </w:t>
      </w:r>
      <w:r w:rsidRPr="00C2738B">
        <w:rPr>
          <w:sz w:val="16"/>
        </w:rPr>
        <w:tab/>
        <w:t xml:space="preserve">= number of walk access buffers </w:t>
      </w:r>
      <w:r>
        <w:rPr>
          <w:sz w:val="16"/>
        </w:rPr>
        <w:t xml:space="preserve">to stops/stations </w:t>
      </w:r>
      <w:r w:rsidRPr="00C2738B">
        <w:rPr>
          <w:sz w:val="16"/>
        </w:rPr>
        <w:t>in each CCD</w:t>
      </w:r>
    </w:p>
    <w:p w14:paraId="3C7065C6" w14:textId="77777777" w:rsidR="000958CA" w:rsidRPr="00C2738B" w:rsidRDefault="000958CA" w:rsidP="000958CA">
      <w:pPr>
        <w:ind w:left="720"/>
        <w:rPr>
          <w:sz w:val="16"/>
        </w:rPr>
      </w:pPr>
      <w:r w:rsidRPr="00C2738B">
        <w:rPr>
          <w:sz w:val="16"/>
        </w:rPr>
        <w:t>Bn</w:t>
      </w:r>
      <w:r w:rsidRPr="00C2738B">
        <w:rPr>
          <w:sz w:val="16"/>
        </w:rPr>
        <w:tab/>
        <w:t xml:space="preserve">= Buffer n for each </w:t>
      </w:r>
      <w:r>
        <w:rPr>
          <w:sz w:val="16"/>
        </w:rPr>
        <w:t xml:space="preserve">stop/station in each </w:t>
      </w:r>
      <w:r w:rsidRPr="00C2738B">
        <w:rPr>
          <w:sz w:val="16"/>
        </w:rPr>
        <w:t>CCD</w:t>
      </w:r>
    </w:p>
    <w:p w14:paraId="3EFD3D70" w14:textId="77777777" w:rsidR="000958CA" w:rsidRPr="00C2738B" w:rsidRDefault="000958CA" w:rsidP="000958CA">
      <w:pPr>
        <w:ind w:left="720"/>
        <w:rPr>
          <w:sz w:val="16"/>
        </w:rPr>
      </w:pPr>
      <w:r w:rsidRPr="00C2738B">
        <w:rPr>
          <w:sz w:val="16"/>
        </w:rPr>
        <w:t>Area</w:t>
      </w:r>
      <w:r w:rsidRPr="00C2738B">
        <w:rPr>
          <w:sz w:val="16"/>
        </w:rPr>
        <w:tab/>
        <w:t>= square kilometre spatial area</w:t>
      </w:r>
      <w:r>
        <w:rPr>
          <w:sz w:val="16"/>
        </w:rPr>
        <w:t xml:space="preserve"> of the CCD</w:t>
      </w:r>
    </w:p>
    <w:p w14:paraId="142AC9BB" w14:textId="59FCFF44" w:rsidR="000958CA" w:rsidRPr="00C2738B" w:rsidRDefault="000958CA" w:rsidP="000958CA">
      <w:pPr>
        <w:ind w:left="720"/>
        <w:rPr>
          <w:sz w:val="16"/>
        </w:rPr>
      </w:pPr>
      <w:r w:rsidRPr="00C2738B">
        <w:rPr>
          <w:sz w:val="16"/>
        </w:rPr>
        <w:t xml:space="preserve">SL </w:t>
      </w:r>
      <w:r w:rsidRPr="00C2738B">
        <w:rPr>
          <w:sz w:val="16"/>
        </w:rPr>
        <w:tab/>
        <w:t xml:space="preserve">= Service Level Measure (number of </w:t>
      </w:r>
      <w:r>
        <w:rPr>
          <w:sz w:val="16"/>
        </w:rPr>
        <w:t xml:space="preserve">bus/tram/train vehicle </w:t>
      </w:r>
      <w:r w:rsidRPr="00C2738B">
        <w:rPr>
          <w:sz w:val="16"/>
        </w:rPr>
        <w:t xml:space="preserve">arrivals per </w:t>
      </w:r>
      <w:r>
        <w:rPr>
          <w:sz w:val="16"/>
        </w:rPr>
        <w:t>time period)</w:t>
      </w:r>
    </w:p>
    <w:p w14:paraId="27B6B5DF" w14:textId="0467CABF" w:rsidR="00D94444" w:rsidRDefault="000958CA" w:rsidP="000958CA">
      <w:r>
        <w:t>In effect spatial coverage of an area is computed by GIS software and is the ratio of the walk catchment to nodes to areas in the zone without walk access.  This ratio is applied to the cumulative number of service departures at all transit nodes within the zone.  The walk buffers applied to measure walk catchments are:</w:t>
      </w:r>
    </w:p>
    <w:p w14:paraId="60EE77B1" w14:textId="77777777" w:rsidR="000958CA" w:rsidRDefault="000958CA" w:rsidP="00CA2205">
      <w:pPr>
        <w:numPr>
          <w:ilvl w:val="1"/>
          <w:numId w:val="42"/>
        </w:numPr>
        <w:overflowPunct w:val="0"/>
        <w:autoSpaceDE w:val="0"/>
        <w:autoSpaceDN w:val="0"/>
        <w:adjustRightInd w:val="0"/>
        <w:spacing w:before="0" w:after="0" w:line="240" w:lineRule="auto"/>
        <w:ind w:left="1434" w:hanging="357"/>
        <w:textAlignment w:val="baseline"/>
      </w:pPr>
      <w:r>
        <w:t>Access to Bus Stop = 400m</w:t>
      </w:r>
    </w:p>
    <w:p w14:paraId="3772AF39" w14:textId="77777777" w:rsidR="000958CA" w:rsidRDefault="000958CA" w:rsidP="00CA2205">
      <w:pPr>
        <w:numPr>
          <w:ilvl w:val="1"/>
          <w:numId w:val="42"/>
        </w:numPr>
        <w:overflowPunct w:val="0"/>
        <w:autoSpaceDE w:val="0"/>
        <w:autoSpaceDN w:val="0"/>
        <w:adjustRightInd w:val="0"/>
        <w:spacing w:before="0" w:after="0" w:line="240" w:lineRule="auto"/>
        <w:ind w:left="1434" w:hanging="357"/>
        <w:textAlignment w:val="baseline"/>
      </w:pPr>
      <w:r>
        <w:t>Access to Tram Stop = 400m</w:t>
      </w:r>
    </w:p>
    <w:p w14:paraId="45B8E317" w14:textId="77777777" w:rsidR="000958CA" w:rsidRDefault="000958CA" w:rsidP="00CA2205">
      <w:pPr>
        <w:numPr>
          <w:ilvl w:val="1"/>
          <w:numId w:val="42"/>
        </w:numPr>
        <w:overflowPunct w:val="0"/>
        <w:autoSpaceDE w:val="0"/>
        <w:autoSpaceDN w:val="0"/>
        <w:adjustRightInd w:val="0"/>
        <w:spacing w:before="0" w:after="0" w:line="240" w:lineRule="auto"/>
        <w:ind w:left="1434" w:hanging="357"/>
        <w:textAlignment w:val="baseline"/>
      </w:pPr>
      <w:r>
        <w:t>Access to Rail Station = 800m</w:t>
      </w:r>
    </w:p>
    <w:p w14:paraId="1CD9A5F4" w14:textId="3B6339A8" w:rsidR="000958CA" w:rsidRDefault="00801CE6" w:rsidP="00D94444">
      <w:r>
        <w:t xml:space="preserve">The computation for the SI index adopted the 2023 version of the GTFS file and adopted the R analysis package.  </w:t>
      </w:r>
      <w:r w:rsidR="005130EB">
        <w:t>This is a different year to the 2022 e-scooter usage data</w:t>
      </w:r>
      <w:ins w:id="245" w:author="James Reynolds" w:date="2024-04-03T09:00:00Z">
        <w:r w:rsidR="00977C09">
          <w:t>,</w:t>
        </w:r>
      </w:ins>
      <w:r w:rsidR="005130EB">
        <w:t xml:space="preserve"> but service levels will not have significantly varied between the two years.</w:t>
      </w:r>
    </w:p>
    <w:p w14:paraId="08A91A65" w14:textId="04413E4F" w:rsidR="005130EB" w:rsidRDefault="005130EB" w:rsidP="00D94444">
      <w:r>
        <w:t>The output SI index is a number representing the average number of transit departures per hour in each SA1 zone factored by the ratio of spatial coverage of the zone.</w:t>
      </w:r>
      <w:del w:id="246" w:author="James Reynolds" w:date="2024-04-03T09:00:00Z">
        <w:r w:rsidDel="00977C09">
          <w:delText xml:space="preserve">   </w:delText>
        </w:r>
      </w:del>
      <w:r>
        <w:t xml:space="preserve"> Since coverage was full in CBD or downtown zones and service levels in the peak periods were very frequent average SI scores of up to 300 were output in these zones.  However</w:t>
      </w:r>
      <w:ins w:id="247" w:author="James Reynolds" w:date="2024-04-03T09:00:00Z">
        <w:r w:rsidR="00977C09">
          <w:t>,</w:t>
        </w:r>
      </w:ins>
      <w:r>
        <w:t xml:space="preserve"> many zero values result for early hour</w:t>
      </w:r>
      <w:ins w:id="248" w:author="Alexa Delbosc" w:date="2024-03-28T10:44:00Z">
        <w:r w:rsidR="00C17F9B">
          <w:t>s</w:t>
        </w:r>
      </w:ins>
      <w:r>
        <w:t xml:space="preserve"> (1a.m.; 2a.m.) </w:t>
      </w:r>
      <w:del w:id="249" w:author="Alexa Delbosc" w:date="2024-03-28T10:44:00Z">
        <w:r w:rsidDel="00C17F9B">
          <w:delText xml:space="preserve">hours </w:delText>
        </w:r>
      </w:del>
      <w:r>
        <w:t>and also for remoter inner area zones with poor access to transit</w:t>
      </w:r>
      <w:ins w:id="250" w:author="Alexa Delbosc" w:date="2024-03-28T10:44:00Z">
        <w:r w:rsidR="00C17F9B">
          <w:t xml:space="preserve"> (such as the container Port of Melbourne)</w:t>
        </w:r>
      </w:ins>
      <w:r>
        <w:t>.</w:t>
      </w:r>
    </w:p>
    <w:p w14:paraId="23698E96" w14:textId="61965A7F" w:rsidR="005130EB" w:rsidRDefault="005130EB" w:rsidP="005130EB">
      <w:pPr>
        <w:pStyle w:val="Heading2"/>
      </w:pPr>
      <w:r w:rsidRPr="005130EB">
        <w:t xml:space="preserve">Analytical </w:t>
      </w:r>
      <w:r>
        <w:t>A</w:t>
      </w:r>
      <w:r w:rsidRPr="005130EB">
        <w:t>pproach</w:t>
      </w:r>
    </w:p>
    <w:p w14:paraId="660BD143" w14:textId="4DF08BEE" w:rsidR="00C17F9B" w:rsidDel="00C17F9B" w:rsidRDefault="00C17F9B" w:rsidP="00C17F9B">
      <w:pPr>
        <w:rPr>
          <w:del w:id="251" w:author="Alexa Delbosc" w:date="2024-03-28T10:46:00Z"/>
        </w:rPr>
      </w:pPr>
      <w:del w:id="252" w:author="Alexa Delbosc" w:date="2024-03-28T10:46:00Z">
        <w:r w:rsidDel="00C17F9B">
          <w:delText xml:space="preserve">For temporal analysis data was </w:delText>
        </w:r>
      </w:del>
      <w:del w:id="253" w:author="Alexa Delbosc" w:date="2024-03-28T10:44:00Z">
        <w:r w:rsidDel="00C17F9B">
          <w:delText>dis</w:delText>
        </w:r>
      </w:del>
      <w:del w:id="254" w:author="Alexa Delbosc" w:date="2024-03-28T10:46:00Z">
        <w:r w:rsidDel="00C17F9B">
          <w:delText xml:space="preserve">aggregated to trip hour for weekday travel and weekend travel.  </w:delText>
        </w:r>
      </w:del>
    </w:p>
    <w:p w14:paraId="6E67EE8C" w14:textId="600E64EF" w:rsidR="00C17F9B" w:rsidDel="00C17F9B" w:rsidRDefault="00C17F9B" w:rsidP="00C17F9B">
      <w:pPr>
        <w:rPr>
          <w:del w:id="255" w:author="Alexa Delbosc" w:date="2024-03-28T10:46:00Z"/>
        </w:rPr>
      </w:pPr>
      <w:del w:id="256" w:author="Alexa Delbosc" w:date="2024-03-28T10:46:00Z">
        <w:r w:rsidDel="00C17F9B">
          <w:delText>For spatial analysis trip data was available for individual geo-coded trip ends of e-scooter travel though that represents where they are parked and picked up/left and doesn’t necessarily indicate actual trip origin or destination.   In addition specific trip end data is numerous and difficult to generalise into patterns of travel from or relate this to activity and population socio economic data of trip ends.  For this reason travel data was aggregated to Census SA1 zone level.  This is the smallest zone or ‘basic spatial unit’ where a full range of demographic and travel data are measured and can enable later comparison with census data.</w:delText>
        </w:r>
      </w:del>
    </w:p>
    <w:p w14:paraId="2C9B8A0D" w14:textId="04BF1389" w:rsidR="00C17F9B" w:rsidDel="00C17F9B" w:rsidRDefault="00C17F9B" w:rsidP="00D94444">
      <w:pPr>
        <w:rPr>
          <w:del w:id="257" w:author="Alexa Delbosc" w:date="2024-03-28T10:44:00Z"/>
        </w:rPr>
      </w:pPr>
    </w:p>
    <w:p w14:paraId="09E3E1E7" w14:textId="20EFDA6F" w:rsidR="000958CA" w:rsidRDefault="00CA2205" w:rsidP="00D94444">
      <w:r>
        <w:t xml:space="preserve">Four </w:t>
      </w:r>
      <w:r w:rsidR="005130EB">
        <w:t>perspectives are adopted to explore the research aims:</w:t>
      </w:r>
    </w:p>
    <w:p w14:paraId="1A0DA3C4" w14:textId="3F7FBCDB" w:rsidR="005130EB" w:rsidRDefault="005130EB" w:rsidP="005130EB">
      <w:pPr>
        <w:pStyle w:val="ListParagraph"/>
        <w:numPr>
          <w:ilvl w:val="0"/>
          <w:numId w:val="43"/>
        </w:numPr>
      </w:pPr>
      <w:r w:rsidRPr="005838C2">
        <w:rPr>
          <w:u w:val="single"/>
        </w:rPr>
        <w:t>Temporal (per hour) comparison of e-scooter demand and relative public transport service level</w:t>
      </w:r>
      <w:ins w:id="258" w:author="Alexa Delbosc" w:date="2024-03-28T10:46:00Z">
        <w:r w:rsidR="00C17F9B">
          <w:t>.</w:t>
        </w:r>
      </w:ins>
      <w:del w:id="259" w:author="Alexa Delbosc" w:date="2024-03-28T10:46:00Z">
        <w:r w:rsidDel="00C17F9B">
          <w:delText xml:space="preserve">; </w:delText>
        </w:r>
      </w:del>
      <w:r>
        <w:t xml:space="preserve"> </w:t>
      </w:r>
      <w:del w:id="260" w:author="Alexa Delbosc" w:date="2024-03-28T10:46:00Z">
        <w:r w:rsidDel="00C17F9B">
          <w:delText>t</w:delText>
        </w:r>
      </w:del>
      <w:ins w:id="261" w:author="Alexa Delbosc" w:date="2024-03-28T10:46:00Z">
        <w:r w:rsidR="00C17F9B">
          <w:t>T</w:t>
        </w:r>
      </w:ins>
      <w:r>
        <w:t>his was undertaken separately for weekday and weekend day.</w:t>
      </w:r>
      <w:r w:rsidR="000B674E">
        <w:t xml:space="preserve">  The analysis aims to explore if e-scooter trips are being made when there is less service available by public transport.</w:t>
      </w:r>
    </w:p>
    <w:p w14:paraId="78A3E908" w14:textId="3171909A" w:rsidR="005130EB" w:rsidRDefault="005130EB" w:rsidP="008A3D36">
      <w:pPr>
        <w:pStyle w:val="ListParagraph"/>
        <w:numPr>
          <w:ilvl w:val="0"/>
          <w:numId w:val="43"/>
        </w:numPr>
      </w:pPr>
      <w:r w:rsidRPr="005838C2">
        <w:rPr>
          <w:u w:val="single"/>
        </w:rPr>
        <w:t>Spatial analysis of e-scooter demand and relative service levels</w:t>
      </w:r>
      <w:r w:rsidR="005838C2">
        <w:t>.   Mapping of e-scooter trip end demand levels and also public transport SI scores was adopted to illustrate demand spatially.  Since SA1 zones were the unit of spatial analysis</w:t>
      </w:r>
      <w:ins w:id="262" w:author="James Reynolds" w:date="2024-04-03T09:03:00Z">
        <w:r w:rsidR="00977C09">
          <w:t>,</w:t>
        </w:r>
      </w:ins>
      <w:r w:rsidR="005838C2">
        <w:t xml:space="preserve"> choropleth </w:t>
      </w:r>
      <w:r w:rsidR="005838C2">
        <w:lastRenderedPageBreak/>
        <w:t>mapping was adopted.  A complicating factor in implementing this is that SA1 zone</w:t>
      </w:r>
      <w:r w:rsidR="000B674E">
        <w:t>s</w:t>
      </w:r>
      <w:r w:rsidR="005838C2">
        <w:t xml:space="preserve"> are differing sizes and </w:t>
      </w:r>
      <w:ins w:id="263" w:author="Alexa Delbosc" w:date="2024-03-28T10:47:00Z">
        <w:r w:rsidR="00C17F9B">
          <w:t xml:space="preserve">so </w:t>
        </w:r>
      </w:ins>
      <w:r w:rsidR="005838C2">
        <w:t xml:space="preserve">very large zones can attract </w:t>
      </w:r>
      <w:del w:id="264" w:author="Alexa Delbosc" w:date="2024-03-28T10:47:00Z">
        <w:r w:rsidR="005838C2" w:rsidDel="00C17F9B">
          <w:delText xml:space="preserve">larger </w:delText>
        </w:r>
      </w:del>
      <w:ins w:id="265" w:author="Alexa Delbosc" w:date="2024-03-28T10:47:00Z">
        <w:r w:rsidR="00C17F9B">
          <w:t xml:space="preserve">more </w:t>
        </w:r>
      </w:ins>
      <w:r w:rsidR="005838C2">
        <w:t>travel.  To account for this</w:t>
      </w:r>
      <w:ins w:id="266" w:author="Alexa Delbosc" w:date="2024-03-28T10:47:00Z">
        <w:r w:rsidR="00C17F9B">
          <w:t>,</w:t>
        </w:r>
      </w:ins>
      <w:r w:rsidR="005838C2">
        <w:t xml:space="preserve"> trip density mapping was also adopted to explore the spatial density of travel given relative zone size.</w:t>
      </w:r>
    </w:p>
    <w:p w14:paraId="4BA9A98A" w14:textId="6CC53CF5" w:rsidR="005838C2" w:rsidRDefault="005838C2" w:rsidP="008A3D36">
      <w:pPr>
        <w:pStyle w:val="ListParagraph"/>
        <w:numPr>
          <w:ilvl w:val="0"/>
          <w:numId w:val="43"/>
        </w:numPr>
      </w:pPr>
      <w:r>
        <w:rPr>
          <w:u w:val="single"/>
        </w:rPr>
        <w:t>E-scooter t</w:t>
      </w:r>
      <w:r w:rsidRPr="005838C2">
        <w:rPr>
          <w:u w:val="single"/>
        </w:rPr>
        <w:t xml:space="preserve">rips to/from </w:t>
      </w:r>
      <w:del w:id="267" w:author="Alexa Delbosc" w:date="2024-03-28T10:47:00Z">
        <w:r w:rsidRPr="005838C2" w:rsidDel="00C17F9B">
          <w:rPr>
            <w:u w:val="single"/>
          </w:rPr>
          <w:delText xml:space="preserve">Rail </w:delText>
        </w:r>
      </w:del>
      <w:ins w:id="268" w:author="Alexa Delbosc" w:date="2024-03-28T10:47:00Z">
        <w:r w:rsidR="00C17F9B">
          <w:rPr>
            <w:u w:val="single"/>
          </w:rPr>
          <w:t>r</w:t>
        </w:r>
        <w:r w:rsidR="00C17F9B" w:rsidRPr="005838C2">
          <w:rPr>
            <w:u w:val="single"/>
          </w:rPr>
          <w:t xml:space="preserve">ail </w:t>
        </w:r>
      </w:ins>
      <w:del w:id="269" w:author="Alexa Delbosc" w:date="2024-03-28T10:47:00Z">
        <w:r w:rsidRPr="005838C2" w:rsidDel="00C17F9B">
          <w:rPr>
            <w:u w:val="single"/>
          </w:rPr>
          <w:delText>Stations</w:delText>
        </w:r>
        <w:r w:rsidDel="00C17F9B">
          <w:delText xml:space="preserve"> </w:delText>
        </w:r>
      </w:del>
      <w:ins w:id="270" w:author="Alexa Delbosc" w:date="2024-03-28T10:47:00Z">
        <w:r w:rsidR="00C17F9B">
          <w:rPr>
            <w:u w:val="single"/>
          </w:rPr>
          <w:t>s</w:t>
        </w:r>
        <w:r w:rsidR="00C17F9B" w:rsidRPr="005838C2">
          <w:rPr>
            <w:u w:val="single"/>
          </w:rPr>
          <w:t>tations</w:t>
        </w:r>
        <w:r w:rsidR="00C17F9B">
          <w:t xml:space="preserve"> </w:t>
        </w:r>
      </w:ins>
      <w:r>
        <w:t xml:space="preserve">– e-scooter trips starting or finishing within </w:t>
      </w:r>
      <w:commentRangeStart w:id="271"/>
      <w:r>
        <w:t xml:space="preserve">30 metres </w:t>
      </w:r>
      <w:commentRangeEnd w:id="271"/>
      <w:r w:rsidR="00C17F9B">
        <w:rPr>
          <w:rStyle w:val="CommentReference"/>
        </w:rPr>
        <w:commentReference w:id="271"/>
      </w:r>
      <w:r>
        <w:t>of a rail station exi</w:t>
      </w:r>
      <w:del w:id="272" w:author="James Reynolds" w:date="2024-04-03T09:03:00Z">
        <w:r w:rsidDel="00977C09">
          <w:delText>s</w:delText>
        </w:r>
      </w:del>
      <w:r>
        <w:t xml:space="preserve">t </w:t>
      </w:r>
      <w:proofErr w:type="gramStart"/>
      <w:r>
        <w:t>were</w:t>
      </w:r>
      <w:proofErr w:type="gramEnd"/>
      <w:r>
        <w:t xml:space="preserve"> designated as likely rail feeder e-scooter trips.  The spatial and temporal distribution of these trips were explored</w:t>
      </w:r>
      <w:r w:rsidR="000B674E">
        <w:t xml:space="preserve"> to see if their patterns varied </w:t>
      </w:r>
      <w:del w:id="273" w:author="Alexa Delbosc" w:date="2024-03-28T10:47:00Z">
        <w:r w:rsidR="000B674E" w:rsidDel="00C17F9B">
          <w:delText xml:space="preserve">with </w:delText>
        </w:r>
      </w:del>
      <w:ins w:id="274" w:author="Alexa Delbosc" w:date="2024-03-28T10:47:00Z">
        <w:r w:rsidR="00C17F9B">
          <w:t xml:space="preserve">compared to </w:t>
        </w:r>
      </w:ins>
      <w:r w:rsidR="000B674E">
        <w:t>non-station related e-scooter trips.</w:t>
      </w:r>
    </w:p>
    <w:p w14:paraId="4DFF5E1C" w14:textId="16FA1830" w:rsidR="005838C2" w:rsidRDefault="005838C2" w:rsidP="008A3D36">
      <w:pPr>
        <w:pStyle w:val="ListParagraph"/>
        <w:numPr>
          <w:ilvl w:val="0"/>
          <w:numId w:val="43"/>
        </w:numPr>
      </w:pPr>
      <w:r>
        <w:rPr>
          <w:u w:val="single"/>
        </w:rPr>
        <w:t>Change in service level score between e-scooter trip ends.</w:t>
      </w:r>
      <w:r w:rsidRPr="005838C2">
        <w:t xml:space="preserve">  H</w:t>
      </w:r>
      <w:r>
        <w:t>ere the difference i</w:t>
      </w:r>
      <w:r w:rsidR="000B674E">
        <w:t xml:space="preserve">n public transport </w:t>
      </w:r>
      <w:r>
        <w:t xml:space="preserve">service levels at the start and end of </w:t>
      </w:r>
      <w:r w:rsidR="000B674E">
        <w:t xml:space="preserve">e-scooter </w:t>
      </w:r>
      <w:r>
        <w:t>trips were measured.  If the difference is large, it implies the travel is made from either a low to a high service level are</w:t>
      </w:r>
      <w:r w:rsidR="005C5EB5">
        <w:t xml:space="preserve">a or vice-versa.  The implication is that e-scooters are being used to access higher </w:t>
      </w:r>
      <w:r w:rsidR="000B674E">
        <w:t>service level nodes and/or to travel from areas with low service levels.  Analysis sought to explore how this varies with trip distance and also between station related e-scooter trips and non-station related e-scooter trips.</w:t>
      </w:r>
    </w:p>
    <w:p w14:paraId="137EA502" w14:textId="66AADC02" w:rsidR="00F23780" w:rsidRDefault="00F23780">
      <w:pPr>
        <w:spacing w:before="0" w:after="0" w:line="240" w:lineRule="auto"/>
        <w:jc w:val="left"/>
      </w:pPr>
    </w:p>
    <w:p w14:paraId="745905C1" w14:textId="3DC0A5F8" w:rsidR="00D94444" w:rsidRDefault="000B674E" w:rsidP="000B674E">
      <w:pPr>
        <w:pStyle w:val="Heading1"/>
      </w:pPr>
      <w:r>
        <w:t>Results</w:t>
      </w:r>
    </w:p>
    <w:p w14:paraId="5C1DCEBF" w14:textId="4A574955" w:rsidR="00D94444" w:rsidRDefault="000B674E" w:rsidP="008A3D36">
      <w:pPr>
        <w:pStyle w:val="Heading2"/>
      </w:pPr>
      <w:r w:rsidRPr="000B674E">
        <w:t xml:space="preserve">Temporal comparison of e-scooter demand and </w:t>
      </w:r>
      <w:r w:rsidR="00F23780">
        <w:t xml:space="preserve">transit </w:t>
      </w:r>
      <w:r w:rsidRPr="000B674E">
        <w:t>service level</w:t>
      </w:r>
    </w:p>
    <w:p w14:paraId="00367CB7" w14:textId="1B593581" w:rsidR="00F23780" w:rsidRDefault="00F23780" w:rsidP="00D94444">
      <w:r>
        <w:t>Figure 3a shows the distribution of e-scooter trips per hour for an average weekday and weekend</w:t>
      </w:r>
      <w:del w:id="275" w:author="Alexa Delbosc" w:date="2024-03-28T11:36:00Z">
        <w:r w:rsidDel="00F320A2">
          <w:delText xml:space="preserve"> end</w:delText>
        </w:r>
      </w:del>
      <w:r>
        <w:t xml:space="preserve">.  Figure 3b shows average service level index per hour for e-scooter trip origins for an average weekday and weekend day.  </w:t>
      </w:r>
    </w:p>
    <w:p w14:paraId="5B62A782" w14:textId="28365391" w:rsidR="00CA2205" w:rsidRDefault="00CA2205" w:rsidP="00CA2205">
      <w:r>
        <w:t>A comparison of these graphics illustrates that</w:t>
      </w:r>
      <w:del w:id="276" w:author="James Reynolds" w:date="2024-04-03T09:04:00Z">
        <w:r w:rsidDel="00CD6836">
          <w:delText xml:space="preserve"> </w:delText>
        </w:r>
      </w:del>
      <w:r>
        <w:t>:</w:t>
      </w:r>
    </w:p>
    <w:p w14:paraId="72C101DC" w14:textId="571A3CA1" w:rsidR="00CA2205" w:rsidRDefault="00CA2205" w:rsidP="00CA2205">
      <w:pPr>
        <w:pStyle w:val="ListParagraph"/>
        <w:numPr>
          <w:ilvl w:val="0"/>
          <w:numId w:val="44"/>
        </w:numPr>
      </w:pPr>
      <w:r>
        <w:t xml:space="preserve">Both weekday and weekend hours of midnight to 4a.m. represent hours where transit service is low but e-scooter demand is relatively high (see blue </w:t>
      </w:r>
      <w:del w:id="277" w:author="Alexa Delbosc" w:date="2024-03-28T11:37:00Z">
        <w:r w:rsidDel="000815D3">
          <w:delText xml:space="preserve">hour </w:delText>
        </w:r>
      </w:del>
      <w:r>
        <w:t xml:space="preserve">highlight in Figure 3).  The implication is that e-scooters are filling a temporal early </w:t>
      </w:r>
      <w:del w:id="278" w:author="Alexa Delbosc" w:date="2024-03-28T11:37:00Z">
        <w:r w:rsidDel="000815D3">
          <w:delText xml:space="preserve">hour </w:delText>
        </w:r>
      </w:del>
      <w:ins w:id="279" w:author="Alexa Delbosc" w:date="2024-03-28T11:37:00Z">
        <w:r w:rsidR="000815D3">
          <w:t xml:space="preserve">morning </w:t>
        </w:r>
      </w:ins>
      <w:r>
        <w:t>gap in transit service</w:t>
      </w:r>
      <w:del w:id="280" w:author="Alexa Delbosc" w:date="2024-03-28T11:38:00Z">
        <w:r w:rsidDel="000815D3">
          <w:delText>;</w:delText>
        </w:r>
      </w:del>
      <w:r>
        <w:t xml:space="preserve"> </w:t>
      </w:r>
      <w:del w:id="281" w:author="Alexa Delbosc" w:date="2024-03-28T11:37:00Z">
        <w:r w:rsidDel="000815D3">
          <w:delText xml:space="preserve">hence acting to fill the gap </w:delText>
        </w:r>
      </w:del>
      <w:r>
        <w:t>and acting in a complementary way to transit</w:t>
      </w:r>
      <w:ins w:id="282" w:author="Alexa Delbosc" w:date="2024-03-28T11:39:00Z">
        <w:r w:rsidR="000815D3">
          <w:t>.</w:t>
        </w:r>
      </w:ins>
    </w:p>
    <w:p w14:paraId="71715ABE" w14:textId="7D26DDDC" w:rsidR="00CA2205" w:rsidRDefault="00CA2205" w:rsidP="00CA2205">
      <w:pPr>
        <w:pStyle w:val="ListParagraph"/>
        <w:numPr>
          <w:ilvl w:val="0"/>
          <w:numId w:val="44"/>
        </w:numPr>
      </w:pPr>
      <w:r>
        <w:t xml:space="preserve">In </w:t>
      </w:r>
      <w:proofErr w:type="gramStart"/>
      <w:r>
        <w:t>general</w:t>
      </w:r>
      <w:proofErr w:type="gramEnd"/>
      <w:r>
        <w:t xml:space="preserve"> for all other hours</w:t>
      </w:r>
      <w:del w:id="283" w:author="Alexa Delbosc" w:date="2024-03-28T11:38:00Z">
        <w:r w:rsidDel="000815D3">
          <w:delText>;</w:delText>
        </w:r>
      </w:del>
      <w:ins w:id="284" w:author="Alexa Delbosc" w:date="2024-03-28T11:38:00Z">
        <w:r w:rsidR="000815D3">
          <w:t>,</w:t>
        </w:r>
      </w:ins>
      <w:r>
        <w:t xml:space="preserve"> transit service level is high at a similar period to when e-scooter demand is high.  </w:t>
      </w:r>
      <w:del w:id="285" w:author="Alexa Delbosc" w:date="2024-03-28T11:38:00Z">
        <w:r w:rsidDel="000815D3">
          <w:delText>However</w:delText>
        </w:r>
      </w:del>
      <w:ins w:id="286" w:author="Alexa Delbosc" w:date="2024-03-28T11:38:00Z">
        <w:r w:rsidR="000815D3">
          <w:t>However,</w:t>
        </w:r>
      </w:ins>
      <w:r>
        <w:t xml:space="preserve"> </w:t>
      </w:r>
      <w:del w:id="287" w:author="Alexa Delbosc" w:date="2024-03-28T11:38:00Z">
        <w:r w:rsidDel="000815D3">
          <w:delText>there is no particular link to the weekday a.m. or p.m. peak service level and e-scooter demand</w:delText>
        </w:r>
      </w:del>
      <w:ins w:id="288" w:author="Alexa Delbosc" w:date="2024-03-28T11:38:00Z">
        <w:r w:rsidR="000815D3">
          <w:t>in the morning peak transit service increases significantly without a significant jump in e-scooter use</w:t>
        </w:r>
      </w:ins>
      <w:r>
        <w:t>.</w:t>
      </w:r>
    </w:p>
    <w:p w14:paraId="24B314C0" w14:textId="2CD74C74" w:rsidR="00CA2205" w:rsidRDefault="00CA2205" w:rsidP="00CA2205">
      <w:pPr>
        <w:pStyle w:val="ListParagraph"/>
        <w:numPr>
          <w:ilvl w:val="0"/>
          <w:numId w:val="44"/>
        </w:numPr>
      </w:pPr>
      <w:r>
        <w:t xml:space="preserve">In general, lower transit service level on weekends is </w:t>
      </w:r>
      <w:del w:id="289" w:author="Alexa Delbosc" w:date="2024-03-28T11:39:00Z">
        <w:r w:rsidDel="000815D3">
          <w:delText xml:space="preserve">matched </w:delText>
        </w:r>
      </w:del>
      <w:ins w:id="290" w:author="Alexa Delbosc" w:date="2024-03-28T11:39:00Z">
        <w:r w:rsidR="000815D3">
          <w:t xml:space="preserve">mirrored </w:t>
        </w:r>
      </w:ins>
      <w:r>
        <w:t>by higher per hour demand by e-scooters.</w:t>
      </w:r>
    </w:p>
    <w:p w14:paraId="1DBF9FD0" w14:textId="77777777" w:rsidR="00CA2205" w:rsidRDefault="00CA2205" w:rsidP="00D94444"/>
    <w:p w14:paraId="59159882" w14:textId="1BCB17B4" w:rsidR="00F23780" w:rsidRDefault="009C2B67" w:rsidP="009C2B67">
      <w:pPr>
        <w:spacing w:before="0" w:after="0" w:line="240" w:lineRule="auto"/>
        <w:jc w:val="center"/>
      </w:pPr>
      <w:commentRangeStart w:id="291"/>
      <w:r>
        <w:rPr>
          <w:noProof/>
        </w:rPr>
        <w:lastRenderedPageBreak/>
        <w:drawing>
          <wp:inline distT="0" distB="0" distL="0" distR="0" wp14:anchorId="2CB1A890" wp14:editId="090364DA">
            <wp:extent cx="4919336" cy="613338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9152" cy="6145620"/>
                    </a:xfrm>
                    <a:prstGeom prst="rect">
                      <a:avLst/>
                    </a:prstGeom>
                    <a:noFill/>
                  </pic:spPr>
                </pic:pic>
              </a:graphicData>
            </a:graphic>
          </wp:inline>
        </w:drawing>
      </w:r>
      <w:commentRangeEnd w:id="291"/>
      <w:r w:rsidR="00CD6836">
        <w:rPr>
          <w:rStyle w:val="CommentReference"/>
        </w:rPr>
        <w:commentReference w:id="291"/>
      </w:r>
    </w:p>
    <w:p w14:paraId="467FDC58" w14:textId="338E07F2" w:rsidR="00F23780" w:rsidRDefault="00F23780" w:rsidP="00F23780">
      <w:pPr>
        <w:pStyle w:val="Caption"/>
      </w:pPr>
      <w:r>
        <w:t>Figure 3</w:t>
      </w:r>
      <w:r>
        <w:rPr>
          <w:noProof/>
        </w:rPr>
        <w:t xml:space="preserve">: Temporal Distribution of </w:t>
      </w:r>
      <w:r>
        <w:t>E-scooter Demand and Public Transport Service Level</w:t>
      </w:r>
    </w:p>
    <w:p w14:paraId="57463B62" w14:textId="340E73F6" w:rsidR="001D08D1" w:rsidRDefault="001D08D1" w:rsidP="001D08D1">
      <w:pPr>
        <w:pStyle w:val="Heading2"/>
      </w:pPr>
      <w:r w:rsidRPr="001D08D1">
        <w:t>Spatial analysis of e-scooter demand and relative service levels</w:t>
      </w:r>
    </w:p>
    <w:p w14:paraId="298367CE" w14:textId="38865938" w:rsidR="001D08D1" w:rsidRDefault="00DC5325" w:rsidP="001D08D1">
      <w:r>
        <w:t xml:space="preserve">Figure 4 illustrates the spatial distribution of </w:t>
      </w:r>
      <w:r w:rsidR="004C144C">
        <w:t xml:space="preserve">total e-scooter </w:t>
      </w:r>
      <w:r>
        <w:t>travel</w:t>
      </w:r>
      <w:r w:rsidR="004C144C">
        <w:t xml:space="preserve"> volume for October 2022 (Figure 4a. total trips and Figure 4b. trip density) against the spatial distribution of total public transport service level.  In each case </w:t>
      </w:r>
      <w:ins w:id="292" w:author="Alexa Delbosc" w:date="2024-03-28T11:40:00Z">
        <w:r w:rsidR="000815D3">
          <w:t>quintiles</w:t>
        </w:r>
      </w:ins>
      <w:del w:id="293" w:author="Alexa Delbosc" w:date="2024-03-28T11:40:00Z">
        <w:r w:rsidR="004C144C" w:rsidDel="000815D3">
          <w:delText>the quintile (5 groups) of the number of data points in the distribution</w:delText>
        </w:r>
      </w:del>
      <w:r w:rsidR="004C144C">
        <w:t xml:space="preserve"> are used to determine the shading in the choropleths in the maps.</w:t>
      </w:r>
    </w:p>
    <w:p w14:paraId="4AC13853" w14:textId="2E3372D3" w:rsidR="004C144C" w:rsidRPr="007D3953" w:rsidRDefault="004C144C" w:rsidP="001D08D1">
      <w:pPr>
        <w:rPr>
          <w:u w:val="single"/>
        </w:rPr>
      </w:pPr>
      <w:r w:rsidRPr="007D3953">
        <w:rPr>
          <w:u w:val="single"/>
        </w:rPr>
        <w:t>Total e-scooter trip volume (Figure 4a)</w:t>
      </w:r>
    </w:p>
    <w:p w14:paraId="3D962345" w14:textId="645BFEA6" w:rsidR="000815D3" w:rsidRDefault="007D3953" w:rsidP="001D08D1">
      <w:pPr>
        <w:rPr>
          <w:ins w:id="294" w:author="Alexa Delbosc" w:date="2024-03-28T11:43:00Z"/>
        </w:rPr>
      </w:pPr>
      <w:r>
        <w:t xml:space="preserve">The highest volume areas of travel (red) are </w:t>
      </w:r>
      <w:r w:rsidR="004C144C">
        <w:t xml:space="preserve">concentrated in the CBD/downtown area with </w:t>
      </w:r>
      <w:r>
        <w:t xml:space="preserve">a </w:t>
      </w:r>
      <w:del w:id="295" w:author="Alexa Delbosc" w:date="2024-03-28T11:41:00Z">
        <w:r w:rsidDel="000815D3">
          <w:delText xml:space="preserve">particular </w:delText>
        </w:r>
      </w:del>
      <w:ins w:id="296" w:author="Alexa Delbosc" w:date="2024-03-28T11:41:00Z">
        <w:r w:rsidR="000815D3">
          <w:t xml:space="preserve">high volume </w:t>
        </w:r>
      </w:ins>
      <w:del w:id="297" w:author="Alexa Delbosc" w:date="2024-03-28T11:41:00Z">
        <w:r w:rsidDel="000815D3">
          <w:delText xml:space="preserve">focus on </w:delText>
        </w:r>
        <w:r w:rsidR="004C144C" w:rsidDel="000815D3">
          <w:delText xml:space="preserve">an east west strip </w:delText>
        </w:r>
        <w:r w:rsidDel="000815D3">
          <w:delText>of</w:delText>
        </w:r>
      </w:del>
      <w:ins w:id="298" w:author="Alexa Delbosc" w:date="2024-03-28T11:41:00Z">
        <w:r w:rsidR="000815D3">
          <w:t>along</w:t>
        </w:r>
      </w:ins>
      <w:r>
        <w:t xml:space="preserve"> </w:t>
      </w:r>
      <w:del w:id="299" w:author="Alexa Delbosc" w:date="2024-03-28T11:41:00Z">
        <w:r w:rsidDel="000815D3">
          <w:delText xml:space="preserve">zones </w:delText>
        </w:r>
        <w:r w:rsidR="004C144C" w:rsidDel="000815D3">
          <w:delText xml:space="preserve">at </w:delText>
        </w:r>
      </w:del>
      <w:r w:rsidR="004C144C">
        <w:t xml:space="preserve">the southern edge of the CBD following the path of the Yarra River between </w:t>
      </w:r>
      <w:r>
        <w:lastRenderedPageBreak/>
        <w:t>D</w:t>
      </w:r>
      <w:r w:rsidR="004C144C">
        <w:t xml:space="preserve">ocklands to the </w:t>
      </w:r>
      <w:del w:id="300" w:author="Alexa Delbosc" w:date="2024-03-28T11:41:00Z">
        <w:r w:rsidDel="000815D3">
          <w:delText xml:space="preserve">West </w:delText>
        </w:r>
      </w:del>
      <w:ins w:id="301" w:author="Alexa Delbosc" w:date="2024-03-28T11:41:00Z">
        <w:r w:rsidR="000815D3">
          <w:t xml:space="preserve">west </w:t>
        </w:r>
      </w:ins>
      <w:r>
        <w:t xml:space="preserve">and the sporting precincts (where several sporting stadiums lie) to the </w:t>
      </w:r>
      <w:del w:id="302" w:author="Alexa Delbosc" w:date="2024-03-28T11:41:00Z">
        <w:r w:rsidDel="000815D3">
          <w:delText>East</w:delText>
        </w:r>
      </w:del>
      <w:ins w:id="303" w:author="Alexa Delbosc" w:date="2024-03-28T11:41:00Z">
        <w:r w:rsidR="000815D3">
          <w:t>east</w:t>
        </w:r>
      </w:ins>
      <w:del w:id="304" w:author="Alexa Delbosc" w:date="2024-03-28T11:41:00Z">
        <w:r w:rsidDel="000815D3">
          <w:delText>)</w:delText>
        </w:r>
      </w:del>
      <w:r>
        <w:t xml:space="preserve">.  </w:t>
      </w:r>
      <w:del w:id="305" w:author="Alexa Delbosc" w:date="2024-03-28T11:44:00Z">
        <w:r w:rsidDel="000815D3">
          <w:delText xml:space="preserve">  </w:delText>
        </w:r>
      </w:del>
    </w:p>
    <w:p w14:paraId="06C8D36F" w14:textId="2D6C43F6" w:rsidR="004C144C" w:rsidRDefault="007D3953" w:rsidP="001D08D1">
      <w:r>
        <w:t xml:space="preserve">There is also a high trip </w:t>
      </w:r>
      <w:del w:id="306" w:author="Alexa Delbosc" w:date="2024-03-28T11:43:00Z">
        <w:r w:rsidDel="000815D3">
          <w:delText xml:space="preserve">zone </w:delText>
        </w:r>
      </w:del>
      <w:ins w:id="307" w:author="Alexa Delbosc" w:date="2024-03-28T11:43:00Z">
        <w:r w:rsidR="000815D3">
          <w:t xml:space="preserve">volume </w:t>
        </w:r>
      </w:ins>
      <w:del w:id="308" w:author="Alexa Delbosc" w:date="2024-03-28T11:43:00Z">
        <w:r w:rsidDel="000815D3">
          <w:delText xml:space="preserve">to </w:delText>
        </w:r>
      </w:del>
      <w:ins w:id="309" w:author="Alexa Delbosc" w:date="2024-03-28T11:43:00Z">
        <w:r w:rsidR="000815D3">
          <w:t xml:space="preserve">in </w:t>
        </w:r>
      </w:ins>
      <w:r>
        <w:t xml:space="preserve">the south </w:t>
      </w:r>
      <w:del w:id="310" w:author="Alexa Delbosc" w:date="2024-03-28T11:43:00Z">
        <w:r w:rsidDel="000815D3">
          <w:delText xml:space="preserve">central area </w:delText>
        </w:r>
      </w:del>
      <w:r>
        <w:t xml:space="preserve">of the map </w:t>
      </w:r>
      <w:del w:id="311" w:author="Alexa Delbosc" w:date="2024-03-28T11:43:00Z">
        <w:r w:rsidDel="000815D3">
          <w:delText>on the bay coast</w:delText>
        </w:r>
      </w:del>
      <w:ins w:id="312" w:author="Alexa Delbosc" w:date="2024-03-28T11:43:00Z">
        <w:r w:rsidR="000815D3">
          <w:t>al</w:t>
        </w:r>
      </w:ins>
      <w:ins w:id="313" w:author="Alexa Delbosc" w:date="2024-03-28T11:44:00Z">
        <w:r w:rsidR="000815D3">
          <w:t>ong Port Phillip Pay in the suburb of</w:t>
        </w:r>
      </w:ins>
      <w:del w:id="314" w:author="Alexa Delbosc" w:date="2024-03-28T11:44:00Z">
        <w:r w:rsidDel="000815D3">
          <w:delText xml:space="preserve"> at</w:delText>
        </w:r>
      </w:del>
      <w:r>
        <w:t xml:space="preserve"> St Kilda.</w:t>
      </w:r>
      <w:del w:id="315" w:author="Alexa Delbosc" w:date="2024-03-28T11:44:00Z">
        <w:r w:rsidDel="000815D3">
          <w:delText xml:space="preserve"> </w:delText>
        </w:r>
      </w:del>
      <w:r>
        <w:t xml:space="preserve"> </w:t>
      </w:r>
      <w:ins w:id="316" w:author="Alexa Delbosc" w:date="2024-03-28T11:44:00Z">
        <w:r w:rsidR="000815D3">
          <w:t>Both</w:t>
        </w:r>
      </w:ins>
      <w:del w:id="317" w:author="Alexa Delbosc" w:date="2024-03-28T11:44:00Z">
        <w:r w:rsidDel="000815D3">
          <w:delText>Interestingly</w:delText>
        </w:r>
      </w:del>
      <w:r>
        <w:t xml:space="preserve"> each of these high</w:t>
      </w:r>
      <w:ins w:id="318" w:author="Alexa Delbosc" w:date="2024-03-28T11:44:00Z">
        <w:r w:rsidR="000815D3">
          <w:t>-</w:t>
        </w:r>
      </w:ins>
      <w:del w:id="319" w:author="Alexa Delbosc" w:date="2024-03-28T11:44:00Z">
        <w:r w:rsidDel="000815D3">
          <w:delText xml:space="preserve"> </w:delText>
        </w:r>
      </w:del>
      <w:r>
        <w:t>volume locations have significant and popular off</w:t>
      </w:r>
      <w:ins w:id="320" w:author="Alexa Delbosc" w:date="2024-03-28T11:44:00Z">
        <w:r w:rsidR="000815D3">
          <w:t xml:space="preserve">-road </w:t>
        </w:r>
      </w:ins>
      <w:del w:id="321" w:author="Alexa Delbosc" w:date="2024-03-28T11:44:00Z">
        <w:r w:rsidDel="000815D3">
          <w:delText xml:space="preserve"> route </w:delText>
        </w:r>
      </w:del>
      <w:r>
        <w:t xml:space="preserve">cycle paths.  They might also be considered tourist hotspots.  They both feature impressive views along the river/bay area.  </w:t>
      </w:r>
      <w:ins w:id="322" w:author="Alexa Delbosc" w:date="2024-03-28T11:44:00Z">
        <w:r w:rsidR="000815D3">
          <w:t>For the are</w:t>
        </w:r>
      </w:ins>
      <w:ins w:id="323" w:author="Alexa Delbosc" w:date="2024-03-28T11:45:00Z">
        <w:r w:rsidR="000815D3">
          <w:t>a south of the CBD, note that</w:t>
        </w:r>
      </w:ins>
      <w:ins w:id="324" w:author="Alexa Delbosc" w:date="2024-03-28T11:44:00Z">
        <w:r w:rsidR="000815D3">
          <w:t xml:space="preserve"> transit services are radial (feeding into the CBD) with no east-west services south of the Yarra River. </w:t>
        </w:r>
      </w:ins>
      <w:del w:id="325" w:author="Alexa Delbosc" w:date="2024-03-28T11:44:00Z">
        <w:r w:rsidDel="000815D3">
          <w:delText>They also the focus of the tram network and in the CBD case; the central railway hub; Flinders Street Station.</w:delText>
        </w:r>
      </w:del>
    </w:p>
    <w:p w14:paraId="4F91ECA4" w14:textId="7D53DB12" w:rsidR="007D3953" w:rsidRDefault="007D3953" w:rsidP="001D08D1">
      <w:r>
        <w:t xml:space="preserve">The second highest trip volume </w:t>
      </w:r>
      <w:del w:id="326" w:author="Alexa Delbosc" w:date="2024-03-28T11:45:00Z">
        <w:r w:rsidDel="000815D3">
          <w:delText>category zones</w:delText>
        </w:r>
      </w:del>
      <w:ins w:id="327" w:author="Alexa Delbosc" w:date="2024-03-28T11:45:00Z">
        <w:r w:rsidR="000815D3">
          <w:t>quintiles</w:t>
        </w:r>
      </w:ins>
      <w:r>
        <w:t xml:space="preserve"> (darker orange) lie on major CBD access corridors and are also larger zones.  </w:t>
      </w:r>
      <w:del w:id="328" w:author="Alexa Delbosc" w:date="2024-03-28T11:45:00Z">
        <w:r w:rsidR="00145BB6" w:rsidDel="000815D3">
          <w:delText xml:space="preserve">They also on major tram and rail corridors.  </w:delText>
        </w:r>
      </w:del>
      <w:r w:rsidR="00145BB6">
        <w:t xml:space="preserve">Low volume e-scooter travel zones tend to lie in </w:t>
      </w:r>
      <w:del w:id="329" w:author="Alexa Delbosc" w:date="2024-03-28T11:45:00Z">
        <w:r w:rsidR="00145BB6" w:rsidDel="000815D3">
          <w:delText xml:space="preserve">more </w:delText>
        </w:r>
      </w:del>
      <w:ins w:id="330" w:author="Alexa Delbosc" w:date="2024-03-28T11:45:00Z">
        <w:r w:rsidR="000815D3">
          <w:t xml:space="preserve">relatively </w:t>
        </w:r>
      </w:ins>
      <w:r w:rsidR="00145BB6">
        <w:t>suburban parts of inner Melbourne.</w:t>
      </w:r>
    </w:p>
    <w:p w14:paraId="3392779A" w14:textId="7232DD81" w:rsidR="00145BB6" w:rsidRPr="00145BB6" w:rsidRDefault="00145BB6" w:rsidP="001D08D1">
      <w:pPr>
        <w:rPr>
          <w:u w:val="single"/>
        </w:rPr>
      </w:pPr>
      <w:r w:rsidRPr="00145BB6">
        <w:rPr>
          <w:u w:val="single"/>
        </w:rPr>
        <w:t>E-scooter trip density (Figure 4b)</w:t>
      </w:r>
    </w:p>
    <w:p w14:paraId="24688CAF" w14:textId="50E62F65" w:rsidR="00145BB6" w:rsidRDefault="00145BB6" w:rsidP="001D08D1">
      <w:r>
        <w:t xml:space="preserve">This graphic removes the </w:t>
      </w:r>
      <w:del w:id="331" w:author="Alexa Delbosc" w:date="2024-03-28T11:46:00Z">
        <w:r w:rsidDel="000815D3">
          <w:delText xml:space="preserve">concentration </w:delText>
        </w:r>
      </w:del>
      <w:ins w:id="332" w:author="Alexa Delbosc" w:date="2024-03-28T11:46:00Z">
        <w:r w:rsidR="000815D3">
          <w:t xml:space="preserve">volume </w:t>
        </w:r>
      </w:ins>
      <w:r>
        <w:t xml:space="preserve">bias which occurs with larger zones found in Figure 4a.  E-scooter trip </w:t>
      </w:r>
      <w:del w:id="333" w:author="Alexa Delbosc" w:date="2024-03-28T11:46:00Z">
        <w:r w:rsidDel="000815D3">
          <w:delText>volume rating</w:delText>
        </w:r>
      </w:del>
      <w:ins w:id="334" w:author="Alexa Delbosc" w:date="2024-03-28T11:46:00Z">
        <w:r w:rsidR="000815D3">
          <w:t>concentration is</w:t>
        </w:r>
      </w:ins>
      <w:r>
        <w:t xml:space="preserve"> significantly </w:t>
      </w:r>
      <w:del w:id="335" w:author="Alexa Delbosc" w:date="2024-03-28T11:46:00Z">
        <w:r w:rsidDel="000815D3">
          <w:delText xml:space="preserve">reduces </w:delText>
        </w:r>
      </w:del>
      <w:ins w:id="336" w:author="Alexa Delbosc" w:date="2024-03-28T11:46:00Z">
        <w:r w:rsidR="000815D3">
          <w:t xml:space="preserve">lower </w:t>
        </w:r>
      </w:ins>
      <w:r>
        <w:t>for larger zones in Figure 4b compared to Figure 4a.  The overall result of this perspective is to highlight the concentration of e-scooter travel in the CBD/Downtown area; in this case the whole CBD area is highlighted as a top travel category in addition to the east west south CBD strip which is the only part highlighted in Figure 4a.  Locations to the north of the CBD (North Melbourne, Carlton, Collingwood and Fitzroy) are also highlighted as hotspots for high density of e-scooter travel</w:t>
      </w:r>
      <w:ins w:id="337" w:author="Alexa Delbosc" w:date="2024-03-28T11:50:00Z">
        <w:r w:rsidR="007D34CA">
          <w:t xml:space="preserve"> as well as sections of South Melbourne and along a major arterial road into the city from the south</w:t>
        </w:r>
      </w:ins>
      <w:ins w:id="338" w:author="Alexa Delbosc" w:date="2024-03-28T11:52:00Z">
        <w:r w:rsidR="007D34CA">
          <w:t xml:space="preserve"> (St Kilda Road)</w:t>
        </w:r>
      </w:ins>
      <w:ins w:id="339" w:author="Alexa Delbosc" w:date="2024-03-28T11:50:00Z">
        <w:r w:rsidR="007D34CA">
          <w:t xml:space="preserve">. </w:t>
        </w:r>
      </w:ins>
      <w:ins w:id="340" w:author="Alexa Delbosc" w:date="2024-03-28T11:49:00Z">
        <w:r w:rsidR="007D34CA">
          <w:t xml:space="preserve"> </w:t>
        </w:r>
      </w:ins>
      <w:ins w:id="341" w:author="Alexa Delbosc" w:date="2024-03-28T11:51:00Z">
        <w:r w:rsidR="007D34CA">
          <w:t>These high-concentration areas tend to overlap with tram routes, and are higher than similar areas that are served by train stations</w:t>
        </w:r>
      </w:ins>
      <w:del w:id="342" w:author="Alexa Delbosc" w:date="2024-03-28T11:51:00Z">
        <w:r w:rsidDel="007D34CA">
          <w:delText xml:space="preserve"> as well as zones to the south of the city (South Melbourne) and zone along the CBD south east </w:delText>
        </w:r>
        <w:r w:rsidR="000572C0" w:rsidDel="007D34CA">
          <w:delText>access roa</w:delText>
        </w:r>
      </w:del>
      <w:del w:id="343" w:author="Alexa Delbosc" w:date="2024-03-28T11:47:00Z">
        <w:r w:rsidR="000572C0" w:rsidDel="007D34CA">
          <w:delText>d; St Kilda Roa</w:delText>
        </w:r>
      </w:del>
      <w:del w:id="344" w:author="Alexa Delbosc" w:date="2024-03-28T11:51:00Z">
        <w:r w:rsidR="000572C0" w:rsidDel="007D34CA">
          <w:delText>d.  Each of these locations tend to have tram services</w:delText>
        </w:r>
      </w:del>
      <w:r w:rsidR="000572C0">
        <w:t xml:space="preserve">.  Figure 4b also highlights the zones along the bayside sea front to the south as </w:t>
      </w:r>
      <w:proofErr w:type="gramStart"/>
      <w:r w:rsidR="000572C0">
        <w:t>high density</w:t>
      </w:r>
      <w:proofErr w:type="gramEnd"/>
      <w:r w:rsidR="000572C0">
        <w:t xml:space="preserve"> e-scooter trip zones.  In general</w:t>
      </w:r>
      <w:ins w:id="345" w:author="Alexa Delbosc" w:date="2024-03-28T11:47:00Z">
        <w:r w:rsidR="007D34CA">
          <w:t>,</w:t>
        </w:r>
      </w:ins>
      <w:r w:rsidR="000572C0">
        <w:t xml:space="preserve"> public transport is limited along this section but the bay views, a bayside cycle path and tourism visitation potential is high along this coastal area.</w:t>
      </w:r>
    </w:p>
    <w:p w14:paraId="337CBEE7" w14:textId="5C06ACE3" w:rsidR="000572C0" w:rsidRPr="000572C0" w:rsidRDefault="000572C0" w:rsidP="001D08D1">
      <w:pPr>
        <w:rPr>
          <w:u w:val="single"/>
        </w:rPr>
      </w:pPr>
      <w:r w:rsidRPr="000572C0">
        <w:rPr>
          <w:u w:val="single"/>
        </w:rPr>
        <w:t>Public Transport Service Level (Figure 4c)</w:t>
      </w:r>
    </w:p>
    <w:p w14:paraId="35300123" w14:textId="1A73526E" w:rsidR="00471C52" w:rsidRDefault="000572C0" w:rsidP="001D08D1">
      <w:r>
        <w:t>The highest service level zones are around the CBD area and areas adjacent to the CBD on the Northern, Southern and Eastern boundaries.</w:t>
      </w:r>
      <w:del w:id="346" w:author="Alexa Delbosc" w:date="2024-03-28T11:51:00Z">
        <w:r w:rsidDel="007D34CA">
          <w:delText xml:space="preserve">  </w:delText>
        </w:r>
      </w:del>
      <w:r>
        <w:t xml:space="preserve">  St Kilda Road (South East of the CBD) is also a service level hotspot; </w:t>
      </w:r>
      <w:del w:id="347" w:author="Alexa Delbosc" w:date="2024-03-28T11:52:00Z">
        <w:r w:rsidDel="007D34CA">
          <w:delText xml:space="preserve"> </w:delText>
        </w:r>
      </w:del>
      <w:r>
        <w:t>this is where multiple tram routes converge to run a very high frequency service</w:t>
      </w:r>
      <w:del w:id="348" w:author="Alexa Delbosc" w:date="2024-03-28T11:52:00Z">
        <w:r w:rsidDel="007D34CA">
          <w:delText xml:space="preserve"> along this road which is one of the largest tram corridors in the world</w:delText>
        </w:r>
      </w:del>
      <w:r>
        <w:t xml:space="preserve">.  </w:t>
      </w:r>
      <w:del w:id="349" w:author="Alexa Delbosc" w:date="2024-03-28T11:52:00Z">
        <w:r w:rsidDel="007D34CA">
          <w:delText xml:space="preserve"> </w:delText>
        </w:r>
      </w:del>
      <w:r>
        <w:t>Second tier service level zones are contiguous to these hotspots.  St Kilda is also highlighted</w:t>
      </w:r>
      <w:del w:id="350" w:author="Alexa Delbosc" w:date="2024-03-28T11:52:00Z">
        <w:r w:rsidDel="007D34CA">
          <w:delText xml:space="preserve"> </w:delText>
        </w:r>
      </w:del>
      <w:r>
        <w:t xml:space="preserve"> as a ‘second </w:t>
      </w:r>
      <w:del w:id="351" w:author="Alexa Delbosc" w:date="2024-03-28T11:53:00Z">
        <w:r w:rsidDel="007D34CA">
          <w:delText xml:space="preserve">tier’ </w:delText>
        </w:r>
      </w:del>
      <w:ins w:id="352" w:author="Alexa Delbosc" w:date="2024-03-28T11:53:00Z">
        <w:r w:rsidR="007D34CA">
          <w:t xml:space="preserve">quintile’ </w:t>
        </w:r>
      </w:ins>
      <w:r>
        <w:t xml:space="preserve">service level </w:t>
      </w:r>
      <w:del w:id="353" w:author="Alexa Delbosc" w:date="2024-03-28T11:53:00Z">
        <w:r w:rsidDel="007D34CA">
          <w:delText xml:space="preserve">highlight </w:delText>
        </w:r>
      </w:del>
      <w:r>
        <w:t>zone.</w:t>
      </w:r>
    </w:p>
    <w:p w14:paraId="7A8E4579" w14:textId="77777777" w:rsidR="00CA2205" w:rsidRPr="000572C0" w:rsidRDefault="00CA2205" w:rsidP="00CA2205">
      <w:pPr>
        <w:rPr>
          <w:u w:val="single"/>
        </w:rPr>
      </w:pPr>
      <w:r w:rsidRPr="000572C0">
        <w:rPr>
          <w:u w:val="single"/>
        </w:rPr>
        <w:t>Comparing the spatial spread of service level and e-scooter use</w:t>
      </w:r>
      <w:r>
        <w:rPr>
          <w:u w:val="single"/>
        </w:rPr>
        <w:t xml:space="preserve"> (Figure 4 as a whole)</w:t>
      </w:r>
    </w:p>
    <w:p w14:paraId="78B90E94" w14:textId="77777777" w:rsidR="007D34CA" w:rsidRDefault="00CA2205" w:rsidP="00CA2205">
      <w:pPr>
        <w:rPr>
          <w:ins w:id="354" w:author="Alexa Delbosc" w:date="2024-03-28T11:55:00Z"/>
        </w:rPr>
      </w:pPr>
      <w:r>
        <w:t xml:space="preserve">All measures of the spread of e-scooter travel </w:t>
      </w:r>
      <w:ins w:id="355" w:author="Alexa Delbosc" w:date="2024-03-28T11:53:00Z">
        <w:r w:rsidR="007D34CA">
          <w:t xml:space="preserve">generally </w:t>
        </w:r>
      </w:ins>
      <w:r>
        <w:t xml:space="preserve">match </w:t>
      </w:r>
      <w:del w:id="356" w:author="Alexa Delbosc" w:date="2024-03-28T11:53:00Z">
        <w:r w:rsidDel="007D34CA">
          <w:delText xml:space="preserve">clearly </w:delText>
        </w:r>
      </w:del>
      <w:r>
        <w:t xml:space="preserve">the concentration of transit service level in Melbourne CBD.  Trip </w:t>
      </w:r>
      <w:del w:id="357" w:author="Alexa Delbosc" w:date="2024-03-28T11:53:00Z">
        <w:r w:rsidDel="007D34CA">
          <w:delText xml:space="preserve">volume </w:delText>
        </w:r>
      </w:del>
      <w:r>
        <w:t xml:space="preserve">density (4b) seems to </w:t>
      </w:r>
      <w:del w:id="358" w:author="Alexa Delbosc" w:date="2024-03-28T11:54:00Z">
        <w:r w:rsidDel="007D34CA">
          <w:delText xml:space="preserve">better represent the spread of demand by zone and </w:delText>
        </w:r>
      </w:del>
      <w:r>
        <w:t>match</w:t>
      </w:r>
      <w:del w:id="359" w:author="Alexa Delbosc" w:date="2024-03-28T11:54:00Z">
        <w:r w:rsidDel="007D34CA">
          <w:delText>es</w:delText>
        </w:r>
      </w:del>
      <w:r>
        <w:t xml:space="preserve"> more closely with the spatial concentration of service (Figure 4c)</w:t>
      </w:r>
      <w:ins w:id="360" w:author="Alexa Delbosc" w:date="2024-03-28T11:54:00Z">
        <w:r w:rsidR="007D34CA">
          <w:t>,</w:t>
        </w:r>
      </w:ins>
      <w:r>
        <w:t xml:space="preserve"> notably in the CBD and adjacent suburbs to the South, North,</w:t>
      </w:r>
      <w:del w:id="361" w:author="Alexa Delbosc" w:date="2024-03-28T11:54:00Z">
        <w:r w:rsidDel="007D34CA">
          <w:delText xml:space="preserve"> </w:delText>
        </w:r>
      </w:del>
      <w:r>
        <w:t xml:space="preserve"> East and West of the city.</w:t>
      </w:r>
      <w:ins w:id="362" w:author="Alexa Delbosc" w:date="2024-03-28T11:54:00Z">
        <w:r w:rsidR="007D34CA">
          <w:t xml:space="preserve"> </w:t>
        </w:r>
      </w:ins>
    </w:p>
    <w:p w14:paraId="5564BEA1" w14:textId="49303699" w:rsidR="007D34CA" w:rsidRDefault="007D34CA" w:rsidP="00CA2205">
      <w:pPr>
        <w:rPr>
          <w:ins w:id="363" w:author="Alexa Delbosc" w:date="2024-03-28T11:57:00Z"/>
        </w:rPr>
      </w:pPr>
      <w:ins w:id="364" w:author="Alexa Delbosc" w:date="2024-03-28T11:54:00Z">
        <w:r>
          <w:t xml:space="preserve">However, the transit service index </w:t>
        </w:r>
      </w:ins>
      <w:ins w:id="365" w:author="Alexa Delbosc" w:date="2024-03-28T11:55:00Z">
        <w:r>
          <w:t>masks a few deeper considerations of the potential relationships between e-scooter use and transit. As noted, there are no east-west transit connections south of t</w:t>
        </w:r>
      </w:ins>
      <w:ins w:id="366" w:author="Alexa Delbosc" w:date="2024-03-28T11:56:00Z">
        <w:r>
          <w:t xml:space="preserve">he Yarra </w:t>
        </w:r>
        <w:del w:id="367" w:author="James Reynolds" w:date="2024-04-03T09:10:00Z">
          <w:r w:rsidDel="00CD6836">
            <w:delText>r</w:delText>
          </w:r>
        </w:del>
      </w:ins>
      <w:ins w:id="368" w:author="James Reynolds" w:date="2024-04-03T09:10:00Z">
        <w:r w:rsidR="00CD6836">
          <w:t>R</w:t>
        </w:r>
      </w:ins>
      <w:ins w:id="369" w:author="Alexa Delbosc" w:date="2024-03-28T11:56:00Z">
        <w:r>
          <w:t xml:space="preserve">iver even though this corridor connects multiple attractors (Convention and Exhibition Centre, Crown Casino, the arts precinct and the sporting precinct). E-scooters could be filling a </w:t>
        </w:r>
        <w:r w:rsidR="006E102E" w:rsidRPr="006E102E">
          <w:rPr>
            <w:i/>
          </w:rPr>
          <w:t>d</w:t>
        </w:r>
      </w:ins>
      <w:ins w:id="370" w:author="Alexa Delbosc" w:date="2024-03-28T11:57:00Z">
        <w:r w:rsidR="006E102E" w:rsidRPr="006E102E">
          <w:rPr>
            <w:i/>
          </w:rPr>
          <w:t>irectional</w:t>
        </w:r>
        <w:r w:rsidR="006E102E">
          <w:t xml:space="preserve"> </w:t>
        </w:r>
      </w:ins>
      <w:ins w:id="371" w:author="Alexa Delbosc" w:date="2024-03-28T11:56:00Z">
        <w:r w:rsidRPr="006E102E">
          <w:t>service</w:t>
        </w:r>
        <w:r>
          <w:t xml:space="preserve"> gap</w:t>
        </w:r>
      </w:ins>
      <w:ins w:id="372" w:author="Alexa Delbosc" w:date="2024-03-28T11:57:00Z">
        <w:r w:rsidR="006E102E">
          <w:t>.</w:t>
        </w:r>
      </w:ins>
      <w:del w:id="373" w:author="Alexa Delbosc" w:date="2024-03-28T11:54:00Z">
        <w:r w:rsidR="00CA2205" w:rsidDel="007D34CA">
          <w:delText xml:space="preserve">  </w:delText>
        </w:r>
      </w:del>
    </w:p>
    <w:p w14:paraId="52C978A0" w14:textId="52BA3D63" w:rsidR="006E102E" w:rsidRDefault="006E102E" w:rsidP="00CA2205">
      <w:pPr>
        <w:rPr>
          <w:ins w:id="374" w:author="Alexa Delbosc" w:date="2024-03-28T11:54:00Z"/>
        </w:rPr>
      </w:pPr>
      <w:ins w:id="375" w:author="Alexa Delbosc" w:date="2024-03-28T11:57:00Z">
        <w:r>
          <w:t>In addition, concentration of e-scooter use appears to be higher in the inner north where transit SI is notionally very high, but provided by trams that share road space with private vehicles. So</w:t>
        </w:r>
      </w:ins>
      <w:ins w:id="376" w:author="James Reynolds" w:date="2024-04-03T09:09:00Z">
        <w:r w:rsidR="00CD6836">
          <w:t>,</w:t>
        </w:r>
      </w:ins>
      <w:ins w:id="377" w:author="Alexa Delbosc" w:date="2024-03-28T11:57:00Z">
        <w:r>
          <w:t xml:space="preserve"> although the quantum of service may be high, this does not </w:t>
        </w:r>
        <w:proofErr w:type="gramStart"/>
        <w:r>
          <w:t>take into account</w:t>
        </w:r>
      </w:ins>
      <w:proofErr w:type="gramEnd"/>
      <w:ins w:id="378" w:author="Alexa Delbosc" w:date="2024-03-28T11:58:00Z">
        <w:r>
          <w:t xml:space="preserve"> congestion, </w:t>
        </w:r>
        <w:r>
          <w:lastRenderedPageBreak/>
          <w:t>reliability or crowding, all of which may degrade the quality of service in these areas.</w:t>
        </w:r>
      </w:ins>
      <w:ins w:id="379" w:author="Alexa Delbosc" w:date="2024-03-28T12:17:00Z">
        <w:r w:rsidR="00D41068">
          <w:t xml:space="preserve"> There is also a reasonable network of</w:t>
        </w:r>
      </w:ins>
      <w:ins w:id="380" w:author="Alexa Delbosc" w:date="2024-03-28T12:18:00Z">
        <w:r w:rsidR="00D41068">
          <w:t xml:space="preserve"> painted and separated bike lanes in the inner north of Melbourne, further increasing the attractiveness of e-scooters.</w:t>
        </w:r>
      </w:ins>
    </w:p>
    <w:p w14:paraId="3F0C272C" w14:textId="639811B2" w:rsidR="00CA2205" w:rsidRDefault="00CA2205" w:rsidP="00CA2205">
      <w:r>
        <w:t xml:space="preserve">The bayside </w:t>
      </w:r>
      <w:del w:id="381" w:author="Alexa Delbosc" w:date="2024-03-28T11:58:00Z">
        <w:r w:rsidDel="006E102E">
          <w:delText xml:space="preserve">strip </w:delText>
        </w:r>
      </w:del>
      <w:ins w:id="382" w:author="Alexa Delbosc" w:date="2024-03-28T11:58:00Z">
        <w:r w:rsidR="006E102E">
          <w:t xml:space="preserve">concentration </w:t>
        </w:r>
      </w:ins>
      <w:r>
        <w:t xml:space="preserve">of e-scooter use </w:t>
      </w:r>
      <w:ins w:id="383" w:author="Alexa Delbosc" w:date="2024-03-28T11:59:00Z">
        <w:r w:rsidR="006E102E">
          <w:t xml:space="preserve">may also be compensating for a </w:t>
        </w:r>
        <w:r w:rsidR="006E102E">
          <w:rPr>
            <w:i/>
          </w:rPr>
          <w:t>directional</w:t>
        </w:r>
        <w:r w:rsidR="006E102E">
          <w:t xml:space="preserve"> service gap, as </w:t>
        </w:r>
      </w:ins>
      <w:ins w:id="384" w:author="Alexa Delbosc" w:date="2024-03-28T12:00:00Z">
        <w:r w:rsidR="006E102E">
          <w:t>several of the</w:t>
        </w:r>
      </w:ins>
      <w:ins w:id="385" w:author="Alexa Delbosc" w:date="2024-03-28T11:59:00Z">
        <w:r w:rsidR="006E102E">
          <w:t xml:space="preserve"> tram services here feed</w:t>
        </w:r>
      </w:ins>
      <w:ins w:id="386" w:author="Alexa Delbosc" w:date="2024-03-28T12:00:00Z">
        <w:r w:rsidR="006E102E">
          <w:t xml:space="preserve"> into the CBD</w:t>
        </w:r>
      </w:ins>
      <w:del w:id="387" w:author="Alexa Delbosc" w:date="2024-03-28T11:59:00Z">
        <w:r w:rsidDel="006E102E">
          <w:delText xml:space="preserve">does not match well to service level and might </w:delText>
        </w:r>
      </w:del>
      <w:del w:id="388" w:author="Alexa Delbosc" w:date="2024-03-28T11:58:00Z">
        <w:r w:rsidDel="006E102E">
          <w:delText xml:space="preserve">well </w:delText>
        </w:r>
      </w:del>
      <w:del w:id="389" w:author="Alexa Delbosc" w:date="2024-03-28T11:59:00Z">
        <w:r w:rsidDel="006E102E">
          <w:delText xml:space="preserve">represent e-scooter use filling in a gap </w:delText>
        </w:r>
      </w:del>
      <w:del w:id="390" w:author="Alexa Delbosc" w:date="2024-03-28T11:58:00Z">
        <w:r w:rsidDel="006E102E">
          <w:delText xml:space="preserve">of </w:delText>
        </w:r>
      </w:del>
      <w:del w:id="391" w:author="Alexa Delbosc" w:date="2024-03-28T11:59:00Z">
        <w:r w:rsidDel="006E102E">
          <w:delText>service</w:delText>
        </w:r>
      </w:del>
      <w:del w:id="392" w:author="Alexa Delbosc" w:date="2024-03-28T11:58:00Z">
        <w:r w:rsidDel="006E102E">
          <w:delText xml:space="preserve"> level</w:delText>
        </w:r>
      </w:del>
      <w:r>
        <w:t xml:space="preserve">.  </w:t>
      </w:r>
      <w:del w:id="393" w:author="Alexa Delbosc" w:date="2024-03-28T12:00:00Z">
        <w:r w:rsidDel="006E102E">
          <w:delText xml:space="preserve">This covers an area all the way from the piers in Port Melbourne to St Kilda and other bayside zones to the south.  </w:delText>
        </w:r>
      </w:del>
      <w:r>
        <w:t>However</w:t>
      </w:r>
      <w:ins w:id="394" w:author="Alexa Delbosc" w:date="2024-03-28T11:58:00Z">
        <w:r w:rsidR="006E102E">
          <w:t>,</w:t>
        </w:r>
      </w:ins>
      <w:r>
        <w:t xml:space="preserve"> lack of public transport</w:t>
      </w:r>
      <w:ins w:id="395" w:author="Alexa Delbosc" w:date="2024-03-28T12:00:00Z">
        <w:r w:rsidR="006E102E">
          <w:t xml:space="preserve"> service</w:t>
        </w:r>
      </w:ins>
      <w:r>
        <w:t xml:space="preserve"> is not the only reason for concentration of e-scooter travel in these zones; </w:t>
      </w:r>
      <w:bookmarkStart w:id="396" w:name="_GoBack"/>
      <w:bookmarkEnd w:id="396"/>
      <w:del w:id="397" w:author="James Reynolds" w:date="2024-04-30T10:51:00Z">
        <w:r w:rsidDel="00AE7BA9">
          <w:delText xml:space="preserve"> </w:delText>
        </w:r>
      </w:del>
      <w:r>
        <w:t>an attractive and safer coastal cycle path is another reason to travel by e-scooter in these areas.</w:t>
      </w:r>
    </w:p>
    <w:p w14:paraId="50479255" w14:textId="4591A220" w:rsidR="00CA2205" w:rsidRDefault="00CA2205" w:rsidP="00CA2205">
      <w:del w:id="398" w:author="Alexa Delbosc" w:date="2024-03-28T12:01:00Z">
        <w:r w:rsidDel="006E102E">
          <w:delText xml:space="preserve">There are many outlying areas in Figure 4c with lower public transport service level e.g. zones to the fare West of the CBD.  These do not represent concentrations of e-scooter trip density so it doesn’t appear e-scooter use is acting to fill spatial gaps in transit service in these zones (though trip volume, figure 4a, is quite high in these areas .  </w:delText>
        </w:r>
      </w:del>
      <w:ins w:id="399" w:author="Alexa Delbosc" w:date="2024-03-28T12:01:00Z">
        <w:r w:rsidR="006E102E">
          <w:t>Zones to the west of the CBD represent the Port of Melbourne and heavy industrial land uses; both transit service and e-scoote</w:t>
        </w:r>
      </w:ins>
      <w:ins w:id="400" w:author="Alexa Delbosc" w:date="2024-03-28T12:02:00Z">
        <w:r w:rsidR="006E102E">
          <w:t>r concentration in these areas is quite low.</w:t>
        </w:r>
      </w:ins>
    </w:p>
    <w:p w14:paraId="12AFBA64" w14:textId="77777777" w:rsidR="00CA2205" w:rsidRDefault="00CA2205" w:rsidP="001D08D1"/>
    <w:p w14:paraId="77C4BB10" w14:textId="600EDC8D" w:rsidR="00CA2205" w:rsidRDefault="00CA2205" w:rsidP="001D08D1">
      <w:pPr>
        <w:sectPr w:rsidR="00CA2205" w:rsidSect="00E676A3">
          <w:pgSz w:w="11906" w:h="16838" w:code="9"/>
          <w:pgMar w:top="1418" w:right="1418" w:bottom="1701" w:left="1418" w:header="851" w:footer="1134" w:gutter="0"/>
          <w:cols w:space="708"/>
          <w:titlePg/>
          <w:docGrid w:linePitch="360"/>
        </w:sectPr>
      </w:pPr>
    </w:p>
    <w:p w14:paraId="7DF3CA3D" w14:textId="000208F5" w:rsidR="000572C0" w:rsidRDefault="00471C52" w:rsidP="00471C52">
      <w:pPr>
        <w:spacing w:before="0" w:after="0" w:line="240" w:lineRule="auto"/>
        <w:jc w:val="center"/>
      </w:pPr>
      <w:commentRangeStart w:id="401"/>
      <w:commentRangeStart w:id="402"/>
      <w:r>
        <w:rPr>
          <w:noProof/>
        </w:rPr>
        <w:lastRenderedPageBreak/>
        <w:drawing>
          <wp:inline distT="0" distB="0" distL="0" distR="0" wp14:anchorId="28609451" wp14:editId="29941926">
            <wp:extent cx="8731843" cy="54164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754129" cy="5430296"/>
                    </a:xfrm>
                    <a:prstGeom prst="rect">
                      <a:avLst/>
                    </a:prstGeom>
                    <a:noFill/>
                  </pic:spPr>
                </pic:pic>
              </a:graphicData>
            </a:graphic>
          </wp:inline>
        </w:drawing>
      </w:r>
      <w:commentRangeEnd w:id="401"/>
      <w:commentRangeEnd w:id="402"/>
      <w:r w:rsidR="00CD6836">
        <w:rPr>
          <w:rStyle w:val="CommentReference"/>
        </w:rPr>
        <w:commentReference w:id="401"/>
      </w:r>
      <w:r w:rsidR="00CD6836">
        <w:rPr>
          <w:rStyle w:val="CommentReference"/>
        </w:rPr>
        <w:commentReference w:id="402"/>
      </w:r>
    </w:p>
    <w:p w14:paraId="786EC29E" w14:textId="77777777" w:rsidR="00471C52" w:rsidRDefault="00471C52" w:rsidP="00471C52">
      <w:pPr>
        <w:pStyle w:val="Caption"/>
      </w:pPr>
    </w:p>
    <w:p w14:paraId="1A08CAD9" w14:textId="47B1509F" w:rsidR="00471C52" w:rsidRDefault="00471C52" w:rsidP="00471C52">
      <w:pPr>
        <w:pStyle w:val="Caption"/>
      </w:pPr>
      <w:commentRangeStart w:id="403"/>
      <w:r>
        <w:t>Figure 4</w:t>
      </w:r>
      <w:r>
        <w:rPr>
          <w:noProof/>
        </w:rPr>
        <w:t xml:space="preserve">: Spatial Distribution of </w:t>
      </w:r>
      <w:r>
        <w:t>E-scooter Demand and Public Transport Service Level</w:t>
      </w:r>
      <w:commentRangeEnd w:id="403"/>
      <w:r w:rsidR="007D34CA">
        <w:rPr>
          <w:rStyle w:val="CommentReference"/>
          <w:b w:val="0"/>
        </w:rPr>
        <w:commentReference w:id="403"/>
      </w:r>
    </w:p>
    <w:p w14:paraId="018F3766" w14:textId="77777777" w:rsidR="00471C52" w:rsidRDefault="00471C52" w:rsidP="001D08D1">
      <w:pPr>
        <w:rPr>
          <w:u w:val="single"/>
        </w:rPr>
        <w:sectPr w:rsidR="00471C52" w:rsidSect="00471C52">
          <w:pgSz w:w="16838" w:h="11906" w:orient="landscape" w:code="9"/>
          <w:pgMar w:top="1418" w:right="1418" w:bottom="1418" w:left="1701" w:header="851" w:footer="1134" w:gutter="0"/>
          <w:cols w:space="708"/>
          <w:titlePg/>
          <w:docGrid w:linePitch="360"/>
        </w:sectPr>
      </w:pPr>
    </w:p>
    <w:p w14:paraId="21A8A4FF" w14:textId="28DE865F" w:rsidR="009E3510" w:rsidRDefault="009E3510" w:rsidP="001D08D1">
      <w:r>
        <w:lastRenderedPageBreak/>
        <w:t>Overall</w:t>
      </w:r>
      <w:ins w:id="404" w:author="James Reynolds" w:date="2024-04-03T09:19:00Z">
        <w:r w:rsidR="00976E5B">
          <w:t xml:space="preserve">, this analysis shows </w:t>
        </w:r>
      </w:ins>
      <w:del w:id="405" w:author="James Reynolds" w:date="2024-04-03T09:19:00Z">
        <w:r w:rsidDel="00976E5B">
          <w:delText xml:space="preserve"> there is </w:delText>
        </w:r>
      </w:del>
      <w:del w:id="406" w:author="Alexa Delbosc" w:date="2024-03-28T12:02:00Z">
        <w:r w:rsidDel="006E102E">
          <w:delText xml:space="preserve">very </w:delText>
        </w:r>
      </w:del>
      <w:ins w:id="407" w:author="Alexa Delbosc" w:date="2024-03-28T12:02:00Z">
        <w:r w:rsidR="006E102E">
          <w:t xml:space="preserve">mixed </w:t>
        </w:r>
      </w:ins>
      <w:del w:id="408" w:author="Alexa Delbosc" w:date="2024-03-28T12:02:00Z">
        <w:r w:rsidDel="006E102E">
          <w:delText xml:space="preserve">limited </w:delText>
        </w:r>
      </w:del>
      <w:r>
        <w:t xml:space="preserve">evidence of e-scooter </w:t>
      </w:r>
      <w:proofErr w:type="gramStart"/>
      <w:r>
        <w:t>use</w:t>
      </w:r>
      <w:proofErr w:type="gramEnd"/>
      <w:r>
        <w:t xml:space="preserve"> as a means to fill spatial gaps in transit service</w:t>
      </w:r>
      <w:del w:id="409" w:author="James Reynolds" w:date="2024-04-03T09:19:00Z">
        <w:r w:rsidDel="00976E5B">
          <w:delText xml:space="preserve"> from this analysis</w:delText>
        </w:r>
      </w:del>
      <w:r>
        <w:t xml:space="preserve">.  The </w:t>
      </w:r>
      <w:del w:id="410" w:author="Alexa Delbosc" w:date="2024-03-28T12:02:00Z">
        <w:r w:rsidDel="006E102E">
          <w:delText xml:space="preserve">clearest </w:delText>
        </w:r>
      </w:del>
      <w:ins w:id="411" w:author="Alexa Delbosc" w:date="2024-03-28T12:02:00Z">
        <w:r w:rsidR="006E102E">
          <w:t xml:space="preserve">dominant </w:t>
        </w:r>
      </w:ins>
      <w:r>
        <w:t>pattern is the co-location of high transit service levels in Melbourne CBD with high e-scooter trip volume concentration.</w:t>
      </w:r>
      <w:r w:rsidR="00B556F4">
        <w:t xml:space="preserve">  </w:t>
      </w:r>
      <w:del w:id="412" w:author="Alexa Delbosc" w:date="2024-03-28T12:02:00Z">
        <w:r w:rsidR="00B556F4" w:rsidDel="006E102E">
          <w:delText>The bayside strip where high e-scooter trip density matches low transit service is the other standout feature.  In this case the attraction of the bayside cycle path seems a more compelling rationale for e-scooter travel in this area.  Though a lack of transit system may also be important.</w:delText>
        </w:r>
      </w:del>
      <w:ins w:id="413" w:author="Alexa Delbosc" w:date="2024-03-28T12:02:00Z">
        <w:r w:rsidR="006E102E">
          <w:t>However</w:t>
        </w:r>
      </w:ins>
      <w:ins w:id="414" w:author="Alexa Delbosc" w:date="2024-03-28T12:03:00Z">
        <w:r w:rsidR="006E102E">
          <w:t>,</w:t>
        </w:r>
      </w:ins>
      <w:ins w:id="415" w:author="Alexa Delbosc" w:date="2024-03-28T12:02:00Z">
        <w:r w:rsidR="006E102E">
          <w:t xml:space="preserve"> there is some evidence that e-scooters could b</w:t>
        </w:r>
      </w:ins>
      <w:ins w:id="416" w:author="Alexa Delbosc" w:date="2024-03-28T12:03:00Z">
        <w:r w:rsidR="006E102E">
          <w:t>e filling directional service gaps (e.g. orbital trips in sections with radial transit service) and that e-scooters may be competing with tram services more than train services.</w:t>
        </w:r>
      </w:ins>
    </w:p>
    <w:p w14:paraId="5974E5EB" w14:textId="33A28645" w:rsidR="009E3510" w:rsidRDefault="00D27C34" w:rsidP="00471C52">
      <w:pPr>
        <w:pStyle w:val="Heading2"/>
      </w:pPr>
      <w:ins w:id="417" w:author="Alexa Delbosc" w:date="2024-03-28T12:07:00Z">
        <w:r>
          <w:t xml:space="preserve">Identifying </w:t>
        </w:r>
      </w:ins>
      <w:r w:rsidR="00471C52" w:rsidRPr="00471C52">
        <w:t xml:space="preserve">E-scooter </w:t>
      </w:r>
      <w:del w:id="418" w:author="Alexa Delbosc" w:date="2024-03-28T12:07:00Z">
        <w:r w:rsidR="00471C52" w:rsidRPr="00471C52" w:rsidDel="00D27C34">
          <w:delText xml:space="preserve">trips </w:delText>
        </w:r>
      </w:del>
      <w:ins w:id="419" w:author="Alexa Delbosc" w:date="2024-03-28T12:07:00Z">
        <w:r>
          <w:t>T</w:t>
        </w:r>
        <w:r w:rsidRPr="00471C52">
          <w:t xml:space="preserve">rips </w:t>
        </w:r>
      </w:ins>
      <w:r w:rsidR="00471C52" w:rsidRPr="00471C52">
        <w:t>to/from Rail Stations</w:t>
      </w:r>
    </w:p>
    <w:p w14:paraId="552142AD" w14:textId="0CFE964D" w:rsidR="00471C52" w:rsidRDefault="007A2A3F" w:rsidP="001D08D1">
      <w:r>
        <w:t>It is not possible to</w:t>
      </w:r>
      <w:ins w:id="420" w:author="Alexa Delbosc" w:date="2024-03-28T12:04:00Z">
        <w:r w:rsidR="006E102E">
          <w:t xml:space="preserve"> directly</w:t>
        </w:r>
      </w:ins>
      <w:r>
        <w:t xml:space="preserve"> identify from the</w:t>
      </w:r>
      <w:del w:id="421" w:author="Alexa Delbosc" w:date="2024-03-28T12:03:00Z">
        <w:r w:rsidDel="006E102E">
          <w:delText>4</w:delText>
        </w:r>
      </w:del>
      <w:r>
        <w:t xml:space="preserve"> raw data if e-scooter riders used </w:t>
      </w:r>
      <w:del w:id="422" w:author="Alexa Delbosc" w:date="2024-03-28T12:04:00Z">
        <w:r w:rsidDel="006E102E">
          <w:delText xml:space="preserve">rail </w:delText>
        </w:r>
      </w:del>
      <w:ins w:id="423" w:author="Alexa Delbosc" w:date="2024-03-28T12:04:00Z">
        <w:r w:rsidR="006E102E">
          <w:t xml:space="preserve">transit </w:t>
        </w:r>
      </w:ins>
      <w:r>
        <w:t xml:space="preserve">as part of their trip.  </w:t>
      </w:r>
      <w:ins w:id="424" w:author="Alexa Delbosc" w:date="2024-03-28T12:04:00Z">
        <w:r w:rsidR="006E102E">
          <w:t xml:space="preserve">Instead, </w:t>
        </w:r>
        <w:del w:id="425" w:author="James Reynolds" w:date="2024-04-03T09:20:00Z">
          <w:r w:rsidR="006E102E" w:rsidDel="00976E5B">
            <w:delText xml:space="preserve">we had to </w:delText>
          </w:r>
        </w:del>
      </w:ins>
      <w:ins w:id="426" w:author="James Reynolds" w:date="2024-04-03T09:20:00Z">
        <w:r w:rsidR="00976E5B">
          <w:t xml:space="preserve">it was </w:t>
        </w:r>
      </w:ins>
      <w:ins w:id="427" w:author="Alexa Delbosc" w:date="2024-03-28T12:04:00Z">
        <w:del w:id="428" w:author="James Reynolds" w:date="2024-04-03T09:20:00Z">
          <w:r w:rsidR="006E102E" w:rsidDel="00976E5B">
            <w:delText>make an assumption</w:delText>
          </w:r>
        </w:del>
      </w:ins>
      <w:ins w:id="429" w:author="James Reynolds" w:date="2024-04-03T09:20:00Z">
        <w:r w:rsidR="00976E5B">
          <w:t>assumed</w:t>
        </w:r>
      </w:ins>
      <w:ins w:id="430" w:author="Alexa Delbosc" w:date="2024-03-28T12:04:00Z">
        <w:r w:rsidR="006E102E">
          <w:t xml:space="preserve"> that e-scooter trips starting or ending within 30 meters of a rail station entrance/exit were connected t</w:t>
        </w:r>
      </w:ins>
      <w:ins w:id="431" w:author="Alexa Delbosc" w:date="2024-03-28T12:05:00Z">
        <w:r w:rsidR="006E102E">
          <w:t>o transit.</w:t>
        </w:r>
      </w:ins>
      <w:ins w:id="432" w:author="Alexa Delbosc" w:date="2024-03-28T12:04:00Z">
        <w:r w:rsidR="006E102E">
          <w:t xml:space="preserve"> </w:t>
        </w:r>
      </w:ins>
      <w:del w:id="433" w:author="Alexa Delbosc" w:date="2024-03-28T12:05:00Z">
        <w:r w:rsidR="00CB660A" w:rsidDel="006E102E">
          <w:delText xml:space="preserve">E-scooter trips associated with rail were </w:delText>
        </w:r>
        <w:r w:rsidDel="006E102E">
          <w:delText xml:space="preserve">therefore </w:delText>
        </w:r>
        <w:r w:rsidR="00CB660A" w:rsidDel="006E102E">
          <w:delText xml:space="preserve">identified assuming a trip end (drop off or trip start) within 30 metres of a rail station entrance/exit.  </w:delText>
        </w:r>
      </w:del>
      <w:r w:rsidR="00CB660A">
        <w:t>Th</w:t>
      </w:r>
      <w:ins w:id="434" w:author="James Reynolds" w:date="2024-04-03T09:20:00Z">
        <w:r w:rsidR="00976E5B">
          <w:t>is</w:t>
        </w:r>
      </w:ins>
      <w:del w:id="435" w:author="James Reynolds" w:date="2024-04-03T09:20:00Z">
        <w:r w:rsidR="00CB660A" w:rsidDel="00976E5B">
          <w:delText>e</w:delText>
        </w:r>
      </w:del>
      <w:r w:rsidR="00CB660A">
        <w:t xml:space="preserve"> 30</w:t>
      </w:r>
      <w:ins w:id="436" w:author="James Reynolds" w:date="2024-04-03T09:20:00Z">
        <w:r w:rsidR="00976E5B">
          <w:t>-</w:t>
        </w:r>
      </w:ins>
      <w:del w:id="437" w:author="James Reynolds" w:date="2024-04-03T09:20:00Z">
        <w:r w:rsidR="00CB660A" w:rsidDel="00976E5B">
          <w:delText xml:space="preserve"> </w:delText>
        </w:r>
      </w:del>
      <w:r w:rsidR="00CB660A">
        <w:t>meter threshold was determined based</w:t>
      </w:r>
      <w:ins w:id="438" w:author="Alexa Delbosc" w:date="2024-03-28T12:05:00Z">
        <w:r w:rsidR="006E102E">
          <w:t xml:space="preserve"> on </w:t>
        </w:r>
      </w:ins>
      <w:del w:id="439" w:author="Alexa Delbosc" w:date="2024-03-28T12:05:00Z">
        <w:r w:rsidR="00CB660A" w:rsidDel="006E102E">
          <w:delText xml:space="preserve"> on </w:delText>
        </w:r>
      </w:del>
      <w:r w:rsidR="00CB660A">
        <w:t>site observations at several inner Melbourne stations;</w:t>
      </w:r>
      <w:del w:id="440" w:author="Alexa Delbosc" w:date="2024-03-28T12:05:00Z">
        <w:r w:rsidR="00CB660A" w:rsidDel="004271CB">
          <w:delText xml:space="preserve"> </w:delText>
        </w:r>
      </w:del>
      <w:r w:rsidR="00CB660A">
        <w:t xml:space="preserve"> arriving/departing e-scooter users </w:t>
      </w:r>
      <w:del w:id="441" w:author="Alexa Delbosc" w:date="2024-03-28T12:05:00Z">
        <w:r w:rsidR="00CB660A" w:rsidDel="004271CB">
          <w:delText xml:space="preserve">were observed and </w:delText>
        </w:r>
      </w:del>
      <w:r w:rsidR="00CB660A">
        <w:t xml:space="preserve">tended to have trip ends within a maximum of 30 metres from the exit.  </w:t>
      </w:r>
    </w:p>
    <w:p w14:paraId="22B21786" w14:textId="737FC477" w:rsidR="00CB660A" w:rsidRDefault="00CB660A" w:rsidP="001D08D1">
      <w:pPr>
        <w:rPr>
          <w:ins w:id="442" w:author="Alexa Delbosc" w:date="2024-03-28T12:05:00Z"/>
        </w:rPr>
      </w:pPr>
      <w:r>
        <w:t xml:space="preserve">This approach to defining rail related travel is certainly only an approximation; it is quite possible some e-scooter users parking within the </w:t>
      </w:r>
      <w:del w:id="443" w:author="James Reynolds" w:date="2024-04-03T09:20:00Z">
        <w:r w:rsidDel="00976E5B">
          <w:delText>30 metre</w:delText>
        </w:r>
      </w:del>
      <w:ins w:id="444" w:author="James Reynolds" w:date="2024-04-03T09:20:00Z">
        <w:r w:rsidR="00976E5B">
          <w:t>30-metre</w:t>
        </w:r>
      </w:ins>
      <w:r>
        <w:t xml:space="preserve"> radius </w:t>
      </w:r>
      <w:proofErr w:type="gramStart"/>
      <w:r>
        <w:t>do</w:t>
      </w:r>
      <w:proofErr w:type="gramEnd"/>
      <w:r>
        <w:t xml:space="preserve"> not use rail and also that other</w:t>
      </w:r>
      <w:r w:rsidR="00631A4C">
        <w:t>s</w:t>
      </w:r>
      <w:r>
        <w:t xml:space="preserve"> outside the </w:t>
      </w:r>
      <w:del w:id="445" w:author="James Reynolds" w:date="2024-04-03T09:21:00Z">
        <w:r w:rsidDel="00976E5B">
          <w:delText xml:space="preserve">30 metre </w:delText>
        </w:r>
      </w:del>
      <w:r>
        <w:t>threshold use rail.  Nevertheless</w:t>
      </w:r>
      <w:ins w:id="446" w:author="James Reynolds" w:date="2024-04-03T09:21:00Z">
        <w:r w:rsidR="00976E5B">
          <w:t>,</w:t>
        </w:r>
      </w:ins>
      <w:r>
        <w:t xml:space="preserve"> it was considered ‘reasonable’ to assume the 30 metres threshold to explore likely e-scooter rail related travel behaviour.</w:t>
      </w:r>
    </w:p>
    <w:p w14:paraId="38335E99" w14:textId="26B060A8" w:rsidR="004271CB" w:rsidRDefault="004271CB" w:rsidP="001D08D1">
      <w:ins w:id="447" w:author="Alexa Delbosc" w:date="2024-03-28T12:05:00Z">
        <w:r>
          <w:t>For this analysis, we did not consider th</w:t>
        </w:r>
      </w:ins>
      <w:ins w:id="448" w:author="Alexa Delbosc" w:date="2024-03-28T12:06:00Z">
        <w:r>
          <w:t>e distribution of trips within 30 meters of tram or bus stops.</w:t>
        </w:r>
      </w:ins>
    </w:p>
    <w:p w14:paraId="0682B074" w14:textId="7972FDA1" w:rsidR="0006294E" w:rsidRDefault="0006294E" w:rsidP="00720C52">
      <w:pPr>
        <w:pStyle w:val="Heading3"/>
      </w:pPr>
      <w:r>
        <w:t>Rail Related E-Scooter Trip Volume and Distance</w:t>
      </w:r>
    </w:p>
    <w:p w14:paraId="31FC558C" w14:textId="435F7B35" w:rsidR="0006294E" w:rsidRDefault="00CB660A" w:rsidP="0006294E">
      <w:r>
        <w:t>Table 1 shows the number and types of rail</w:t>
      </w:r>
      <w:ins w:id="449" w:author="James Reynolds" w:date="2024-04-03T09:22:00Z">
        <w:r w:rsidR="00976E5B">
          <w:t>-</w:t>
        </w:r>
      </w:ins>
      <w:del w:id="450" w:author="James Reynolds" w:date="2024-04-03T09:22:00Z">
        <w:r w:rsidDel="00976E5B">
          <w:delText xml:space="preserve"> </w:delText>
        </w:r>
      </w:del>
      <w:r>
        <w:t>related trips resulting from this analysis.</w:t>
      </w:r>
      <w:r w:rsidR="00E104E2">
        <w:t xml:space="preserve">  It also shows average e-scooter trip distances.</w:t>
      </w:r>
      <w:r w:rsidR="0006294E">
        <w:t xml:space="preserve">  This suggests that:</w:t>
      </w:r>
    </w:p>
    <w:p w14:paraId="386A96FB" w14:textId="77777777" w:rsidR="0006294E" w:rsidRDefault="0006294E" w:rsidP="0006294E">
      <w:pPr>
        <w:pStyle w:val="ListParagraph"/>
        <w:numPr>
          <w:ilvl w:val="0"/>
          <w:numId w:val="45"/>
        </w:numPr>
      </w:pPr>
      <w:r>
        <w:t>Rail related e-scooter travel is between 6-7% of all e-scooter use.  A slightly higher share of e-scooter travel to rail occurs during weekdays than weekend days.</w:t>
      </w:r>
    </w:p>
    <w:p w14:paraId="6C2EDAB8" w14:textId="77777777" w:rsidR="0006294E" w:rsidRDefault="0006294E" w:rsidP="0006294E">
      <w:pPr>
        <w:pStyle w:val="ListParagraph"/>
        <w:numPr>
          <w:ilvl w:val="0"/>
          <w:numId w:val="45"/>
        </w:numPr>
      </w:pPr>
      <w:r>
        <w:t>Slightly more rail related e-scooter travel starts at rail stations than finishes at rail stations</w:t>
      </w:r>
    </w:p>
    <w:p w14:paraId="5C89C63E" w14:textId="7FB00728" w:rsidR="0006294E" w:rsidRDefault="0006294E" w:rsidP="0006294E">
      <w:pPr>
        <w:pStyle w:val="ListParagraph"/>
        <w:numPr>
          <w:ilvl w:val="0"/>
          <w:numId w:val="45"/>
        </w:numPr>
      </w:pPr>
      <w:del w:id="451" w:author="Alexa Delbosc" w:date="2024-03-28T12:08:00Z">
        <w:r w:rsidDel="00D27C34">
          <w:delText>Rail related e</w:delText>
        </w:r>
      </w:del>
      <w:ins w:id="452" w:author="Alexa Delbosc" w:date="2024-03-28T12:08:00Z">
        <w:r w:rsidR="00D27C34">
          <w:t>E</w:t>
        </w:r>
      </w:ins>
      <w:r>
        <w:t xml:space="preserve">-scooter </w:t>
      </w:r>
      <w:del w:id="453" w:author="Alexa Delbosc" w:date="2024-03-28T12:08:00Z">
        <w:r w:rsidDel="00D27C34">
          <w:delText xml:space="preserve">travel </w:delText>
        </w:r>
      </w:del>
      <w:ins w:id="454" w:author="Alexa Delbosc" w:date="2024-03-28T12:08:00Z">
        <w:r w:rsidR="00D27C34">
          <w:t xml:space="preserve">trips </w:t>
        </w:r>
      </w:ins>
      <w:ins w:id="455" w:author="Alexa Delbosc" w:date="2024-03-28T12:07:00Z">
        <w:r w:rsidR="00D27C34">
          <w:t xml:space="preserve">that start </w:t>
        </w:r>
        <w:r w:rsidR="00D27C34" w:rsidRPr="00D27C34">
          <w:rPr>
            <w:i/>
          </w:rPr>
          <w:t>and</w:t>
        </w:r>
        <w:r w:rsidR="00D27C34">
          <w:t xml:space="preserve"> </w:t>
        </w:r>
      </w:ins>
      <w:del w:id="456" w:author="Alexa Delbosc" w:date="2024-03-28T12:07:00Z">
        <w:r w:rsidRPr="00D27C34" w:rsidDel="00D27C34">
          <w:delText xml:space="preserve">starting and </w:delText>
        </w:r>
      </w:del>
      <w:r w:rsidRPr="00D27C34">
        <w:t>finish</w:t>
      </w:r>
      <w:del w:id="457" w:author="Alexa Delbosc" w:date="2024-03-28T12:08:00Z">
        <w:r w:rsidRPr="00D27C34" w:rsidDel="00D27C34">
          <w:delText>ing</w:delText>
        </w:r>
      </w:del>
      <w:r>
        <w:t xml:space="preserve"> at stations </w:t>
      </w:r>
      <w:ins w:id="458" w:author="James Reynolds" w:date="2024-04-03T09:22:00Z">
        <w:r w:rsidR="00976E5B">
          <w:t>are</w:t>
        </w:r>
      </w:ins>
      <w:del w:id="459" w:author="James Reynolds" w:date="2024-04-03T09:22:00Z">
        <w:r w:rsidDel="00976E5B">
          <w:delText>is</w:delText>
        </w:r>
      </w:del>
      <w:r>
        <w:t xml:space="preserve"> very </w:t>
      </w:r>
      <w:del w:id="460" w:author="Alexa Delbosc" w:date="2024-03-28T12:08:00Z">
        <w:r w:rsidDel="00D27C34">
          <w:delText xml:space="preserve">small </w:delText>
        </w:r>
      </w:del>
      <w:ins w:id="461" w:author="Alexa Delbosc" w:date="2024-03-28T12:08:00Z">
        <w:r w:rsidR="00D27C34">
          <w:t xml:space="preserve">uncommon </w:t>
        </w:r>
      </w:ins>
      <w:r>
        <w:t>(1-3% of e-scooter trips).  However</w:t>
      </w:r>
      <w:ins w:id="462" w:author="Alexa Delbosc" w:date="2024-03-28T12:08:00Z">
        <w:r w:rsidR="00D27C34">
          <w:t>,</w:t>
        </w:r>
      </w:ins>
      <w:r>
        <w:t xml:space="preserve"> this share is slightly higher on weekend days than weekdays.</w:t>
      </w:r>
    </w:p>
    <w:p w14:paraId="2C872D0A" w14:textId="03213D7B" w:rsidR="0006294E" w:rsidRDefault="0006294E" w:rsidP="0006294E">
      <w:pPr>
        <w:pStyle w:val="ListParagraph"/>
        <w:numPr>
          <w:ilvl w:val="0"/>
          <w:numId w:val="45"/>
        </w:numPr>
      </w:pPr>
      <w:r>
        <w:t xml:space="preserve">E-scooter trips </w:t>
      </w:r>
      <w:del w:id="463" w:author="Alexa Delbosc" w:date="2024-03-28T12:08:00Z">
        <w:r w:rsidDel="00D27C34">
          <w:delText xml:space="preserve">travel </w:delText>
        </w:r>
      </w:del>
      <w:ins w:id="464" w:author="Alexa Delbosc" w:date="2024-03-28T12:08:00Z">
        <w:r w:rsidR="00D27C34">
          <w:t xml:space="preserve">are </w:t>
        </w:r>
      </w:ins>
      <w:r>
        <w:t xml:space="preserve">slightly longer </w:t>
      </w:r>
      <w:del w:id="465" w:author="Alexa Delbosc" w:date="2024-03-28T12:08:00Z">
        <w:r w:rsidDel="00D27C34">
          <w:delText xml:space="preserve">distances </w:delText>
        </w:r>
      </w:del>
      <w:r>
        <w:t>on weekends (2</w:t>
      </w:r>
      <w:ins w:id="466" w:author="Alexa Delbosc" w:date="2024-03-28T12:08:00Z">
        <w:r w:rsidR="00D27C34">
          <w:t>.0</w:t>
        </w:r>
      </w:ins>
      <w:r>
        <w:t>kms) than weekdays (1.8kms)</w:t>
      </w:r>
    </w:p>
    <w:p w14:paraId="58D79D6A" w14:textId="110346B5" w:rsidR="0006294E" w:rsidRDefault="0006294E" w:rsidP="0006294E">
      <w:pPr>
        <w:pStyle w:val="ListParagraph"/>
        <w:numPr>
          <w:ilvl w:val="0"/>
          <w:numId w:val="45"/>
        </w:numPr>
      </w:pPr>
      <w:r>
        <w:t>Rail related e-scooter trips are about the same length as non-</w:t>
      </w:r>
      <w:del w:id="467" w:author="Alexa Delbosc" w:date="2024-03-28T12:09:00Z">
        <w:r w:rsidDel="00D27C34">
          <w:delText>e-scooter</w:delText>
        </w:r>
      </w:del>
      <w:ins w:id="468" w:author="Alexa Delbosc" w:date="2024-03-28T12:09:00Z">
        <w:r w:rsidR="00D27C34">
          <w:t>rail</w:t>
        </w:r>
      </w:ins>
      <w:r>
        <w:t xml:space="preserve"> trips. </w:t>
      </w:r>
      <w:del w:id="469" w:author="Alexa Delbosc" w:date="2024-03-28T12:09:00Z">
        <w:r w:rsidDel="00D27C34">
          <w:delText xml:space="preserve"> E-scooter trips to and from stations are about the same length.</w:delText>
        </w:r>
      </w:del>
    </w:p>
    <w:p w14:paraId="0EC18CDA" w14:textId="77777777" w:rsidR="00CA2205" w:rsidRDefault="00CA2205" w:rsidP="00CA2205">
      <w:pPr>
        <w:pStyle w:val="ListParagraph"/>
      </w:pPr>
    </w:p>
    <w:p w14:paraId="11BB332A" w14:textId="6883370D" w:rsidR="007176A8" w:rsidRDefault="007176A8" w:rsidP="007176A8">
      <w:pPr>
        <w:pStyle w:val="Caption"/>
        <w:keepNext/>
      </w:pPr>
      <w:r>
        <w:t xml:space="preserve">Table </w:t>
      </w:r>
      <w:fldSimple w:instr=" SEQ Table \* ARABIC ">
        <w:r>
          <w:rPr>
            <w:noProof/>
          </w:rPr>
          <w:t>1</w:t>
        </w:r>
      </w:fldSimple>
      <w:r>
        <w:t xml:space="preserve">: Rail related </w:t>
      </w:r>
      <w:r w:rsidR="00397045">
        <w:t>E-Scooter T</w:t>
      </w:r>
      <w:r>
        <w:t xml:space="preserve">rip </w:t>
      </w:r>
      <w:r w:rsidR="00397045">
        <w:t>V</w:t>
      </w:r>
      <w:r>
        <w:t>olume</w:t>
      </w:r>
      <w:r w:rsidR="00DF13B2">
        <w:t xml:space="preserve"> and Average Distance (Km)</w:t>
      </w:r>
    </w:p>
    <w:p w14:paraId="0B280762" w14:textId="77777777" w:rsidR="007176A8" w:rsidRPr="007176A8" w:rsidRDefault="007176A8" w:rsidP="007176A8">
      <w:pPr>
        <w:spacing w:before="0" w:after="0" w:line="240" w:lineRule="auto"/>
      </w:pPr>
    </w:p>
    <w:tbl>
      <w:tblPr>
        <w:tblStyle w:val="PlainTable5"/>
        <w:tblW w:w="0" w:type="auto"/>
        <w:jc w:val="center"/>
        <w:tblLook w:val="04A0" w:firstRow="1" w:lastRow="0" w:firstColumn="1" w:lastColumn="0" w:noHBand="0" w:noVBand="1"/>
      </w:tblPr>
      <w:tblGrid>
        <w:gridCol w:w="2127"/>
        <w:gridCol w:w="1275"/>
        <w:gridCol w:w="1276"/>
        <w:gridCol w:w="1134"/>
        <w:gridCol w:w="1134"/>
        <w:gridCol w:w="1134"/>
        <w:gridCol w:w="875"/>
      </w:tblGrid>
      <w:tr w:rsidR="00DF13B2" w:rsidRPr="00611687" w14:paraId="324A4FFD" w14:textId="77777777" w:rsidTr="008A3D36">
        <w:trPr>
          <w:cnfStyle w:val="100000000000" w:firstRow="1" w:lastRow="0" w:firstColumn="0" w:lastColumn="0" w:oddVBand="0" w:evenVBand="0" w:oddHBand="0" w:evenHBand="0" w:firstRowFirstColumn="0" w:firstRowLastColumn="0" w:lastRowFirstColumn="0" w:lastRowLastColumn="0"/>
          <w:trHeight w:val="113"/>
          <w:jc w:val="center"/>
        </w:trPr>
        <w:tc>
          <w:tcPr>
            <w:cnfStyle w:val="001000000100" w:firstRow="0" w:lastRow="0" w:firstColumn="1" w:lastColumn="0" w:oddVBand="0" w:evenVBand="0" w:oddHBand="0" w:evenHBand="0" w:firstRowFirstColumn="1" w:firstRowLastColumn="0" w:lastRowFirstColumn="0" w:lastRowLastColumn="0"/>
            <w:tcW w:w="2127" w:type="dxa"/>
            <w:tcBorders>
              <w:top w:val="single" w:sz="4" w:space="0" w:color="7F7F7F" w:themeColor="text1" w:themeTint="80"/>
            </w:tcBorders>
          </w:tcPr>
          <w:p w14:paraId="55A69CF6" w14:textId="58CC02AB" w:rsidR="00DF13B2" w:rsidRPr="00390D99" w:rsidRDefault="00DF13B2" w:rsidP="008A3D36">
            <w:pPr>
              <w:spacing w:before="0" w:after="0" w:line="240" w:lineRule="auto"/>
              <w:jc w:val="center"/>
              <w:rPr>
                <w:b/>
                <w:bCs/>
                <w:sz w:val="18"/>
              </w:rPr>
            </w:pPr>
            <w:r>
              <w:rPr>
                <w:b/>
                <w:bCs/>
                <w:sz w:val="18"/>
              </w:rPr>
              <w:t>Case</w:t>
            </w:r>
          </w:p>
        </w:tc>
        <w:tc>
          <w:tcPr>
            <w:tcW w:w="1275" w:type="dxa"/>
            <w:tcBorders>
              <w:top w:val="single" w:sz="4" w:space="0" w:color="7F7F7F" w:themeColor="text1" w:themeTint="80"/>
            </w:tcBorders>
          </w:tcPr>
          <w:p w14:paraId="73E066E0" w14:textId="4D48DE20" w:rsidR="00DF13B2" w:rsidRPr="00390D99" w:rsidRDefault="00DF13B2" w:rsidP="008A3D36">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b/>
                <w:bCs/>
                <w:sz w:val="18"/>
              </w:rPr>
            </w:pPr>
            <w:r>
              <w:rPr>
                <w:b/>
                <w:bCs/>
                <w:sz w:val="18"/>
              </w:rPr>
              <w:t>Start at Rail Station</w:t>
            </w:r>
          </w:p>
        </w:tc>
        <w:tc>
          <w:tcPr>
            <w:tcW w:w="1276" w:type="dxa"/>
            <w:tcBorders>
              <w:top w:val="single" w:sz="4" w:space="0" w:color="7F7F7F" w:themeColor="text1" w:themeTint="80"/>
            </w:tcBorders>
          </w:tcPr>
          <w:p w14:paraId="02D79398" w14:textId="354151EF" w:rsidR="00DF13B2" w:rsidRPr="00B04A0D" w:rsidRDefault="00DF13B2" w:rsidP="008A3D36">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b/>
                <w:bCs/>
                <w:sz w:val="18"/>
              </w:rPr>
            </w:pPr>
            <w:r>
              <w:rPr>
                <w:b/>
                <w:bCs/>
                <w:sz w:val="18"/>
              </w:rPr>
              <w:t>End at Rail Stations</w:t>
            </w:r>
          </w:p>
        </w:tc>
        <w:tc>
          <w:tcPr>
            <w:tcW w:w="1134" w:type="dxa"/>
            <w:tcBorders>
              <w:top w:val="single" w:sz="4" w:space="0" w:color="7F7F7F" w:themeColor="text1" w:themeTint="80"/>
            </w:tcBorders>
          </w:tcPr>
          <w:p w14:paraId="7753C403" w14:textId="77777777" w:rsidR="00DF13B2" w:rsidRDefault="00DF13B2" w:rsidP="00397045">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b/>
                <w:bCs/>
                <w:i w:val="0"/>
                <w:iCs w:val="0"/>
                <w:sz w:val="18"/>
              </w:rPr>
            </w:pPr>
            <w:r>
              <w:rPr>
                <w:b/>
                <w:bCs/>
                <w:sz w:val="18"/>
              </w:rPr>
              <w:t>Between</w:t>
            </w:r>
          </w:p>
          <w:p w14:paraId="7D58834B" w14:textId="0A4AD2F0" w:rsidR="00DF13B2" w:rsidRPr="00B04A0D" w:rsidRDefault="00DF13B2" w:rsidP="00397045">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b/>
                <w:bCs/>
                <w:sz w:val="18"/>
              </w:rPr>
            </w:pPr>
            <w:r>
              <w:rPr>
                <w:b/>
                <w:bCs/>
                <w:sz w:val="18"/>
              </w:rPr>
              <w:t xml:space="preserve">Rail </w:t>
            </w:r>
            <w:proofErr w:type="spellStart"/>
            <w:r>
              <w:rPr>
                <w:b/>
                <w:bCs/>
                <w:sz w:val="18"/>
              </w:rPr>
              <w:t>Stns</w:t>
            </w:r>
            <w:proofErr w:type="spellEnd"/>
          </w:p>
        </w:tc>
        <w:tc>
          <w:tcPr>
            <w:tcW w:w="1134" w:type="dxa"/>
            <w:tcBorders>
              <w:top w:val="single" w:sz="4" w:space="0" w:color="7F7F7F" w:themeColor="text1" w:themeTint="80"/>
            </w:tcBorders>
          </w:tcPr>
          <w:p w14:paraId="2345D735" w14:textId="5329957B" w:rsidR="00DF13B2" w:rsidRPr="00397045" w:rsidRDefault="00DF13B2" w:rsidP="00397045">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b/>
                <w:bCs/>
                <w:i w:val="0"/>
                <w:iCs w:val="0"/>
                <w:sz w:val="18"/>
              </w:rPr>
            </w:pPr>
            <w:r w:rsidRPr="00B04A0D">
              <w:rPr>
                <w:b/>
                <w:bCs/>
                <w:sz w:val="18"/>
              </w:rPr>
              <w:t>Total</w:t>
            </w:r>
            <w:r>
              <w:rPr>
                <w:b/>
                <w:bCs/>
                <w:sz w:val="18"/>
              </w:rPr>
              <w:t xml:space="preserve"> Rail related</w:t>
            </w:r>
          </w:p>
        </w:tc>
        <w:tc>
          <w:tcPr>
            <w:tcW w:w="1134" w:type="dxa"/>
            <w:tcBorders>
              <w:top w:val="single" w:sz="4" w:space="0" w:color="7F7F7F" w:themeColor="text1" w:themeTint="80"/>
            </w:tcBorders>
          </w:tcPr>
          <w:p w14:paraId="495DCD72" w14:textId="59EA8B24" w:rsidR="00DF13B2" w:rsidRPr="00B04A0D" w:rsidRDefault="00DF13B2" w:rsidP="008A3D36">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b/>
                <w:bCs/>
                <w:sz w:val="18"/>
              </w:rPr>
            </w:pPr>
            <w:r>
              <w:rPr>
                <w:b/>
                <w:bCs/>
                <w:sz w:val="18"/>
              </w:rPr>
              <w:t>Total All Trips</w:t>
            </w:r>
          </w:p>
        </w:tc>
        <w:tc>
          <w:tcPr>
            <w:tcW w:w="875" w:type="dxa"/>
            <w:tcBorders>
              <w:top w:val="single" w:sz="4" w:space="0" w:color="7F7F7F" w:themeColor="text1" w:themeTint="80"/>
            </w:tcBorders>
          </w:tcPr>
          <w:p w14:paraId="2E9F59F1" w14:textId="397A3943" w:rsidR="00DF13B2" w:rsidRPr="00B04A0D" w:rsidRDefault="00DF13B2" w:rsidP="008A3D36">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b/>
                <w:bCs/>
                <w:sz w:val="18"/>
              </w:rPr>
            </w:pPr>
            <w:r w:rsidRPr="00B04A0D">
              <w:rPr>
                <w:b/>
                <w:bCs/>
                <w:sz w:val="18"/>
              </w:rPr>
              <w:t xml:space="preserve">% </w:t>
            </w:r>
          </w:p>
        </w:tc>
      </w:tr>
      <w:tr w:rsidR="00DF13B2" w:rsidRPr="00611687" w14:paraId="309179A9" w14:textId="77777777" w:rsidTr="008A3D3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127" w:type="dxa"/>
          </w:tcPr>
          <w:p w14:paraId="67EB63CA" w14:textId="7A2277B3" w:rsidR="00DF13B2" w:rsidRPr="00390D99" w:rsidRDefault="00DF13B2" w:rsidP="00397045">
            <w:pPr>
              <w:spacing w:before="0" w:after="0" w:line="240" w:lineRule="auto"/>
              <w:jc w:val="right"/>
              <w:rPr>
                <w:b/>
                <w:bCs/>
                <w:sz w:val="18"/>
                <w:szCs w:val="24"/>
              </w:rPr>
            </w:pPr>
            <w:r>
              <w:rPr>
                <w:b/>
                <w:bCs/>
                <w:sz w:val="18"/>
                <w:szCs w:val="24"/>
              </w:rPr>
              <w:t>Weekday</w:t>
            </w:r>
            <w:r w:rsidR="00E104E2">
              <w:rPr>
                <w:b/>
                <w:bCs/>
                <w:sz w:val="18"/>
                <w:szCs w:val="24"/>
              </w:rPr>
              <w:t>s</w:t>
            </w:r>
            <w:r>
              <w:rPr>
                <w:b/>
                <w:bCs/>
                <w:sz w:val="18"/>
                <w:szCs w:val="24"/>
              </w:rPr>
              <w:t xml:space="preserve"> (n)</w:t>
            </w:r>
          </w:p>
        </w:tc>
        <w:tc>
          <w:tcPr>
            <w:tcW w:w="1275" w:type="dxa"/>
          </w:tcPr>
          <w:p w14:paraId="4C603624" w14:textId="47C2A907" w:rsidR="00DF13B2" w:rsidRPr="00390D99" w:rsidRDefault="00DF13B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sidRPr="002D3E45">
              <w:rPr>
                <w:sz w:val="18"/>
                <w:szCs w:val="24"/>
              </w:rPr>
              <w:t>1</w:t>
            </w:r>
            <w:r>
              <w:rPr>
                <w:sz w:val="18"/>
                <w:szCs w:val="24"/>
              </w:rPr>
              <w:t>,917</w:t>
            </w:r>
          </w:p>
        </w:tc>
        <w:tc>
          <w:tcPr>
            <w:tcW w:w="1276" w:type="dxa"/>
          </w:tcPr>
          <w:p w14:paraId="2209E34A" w14:textId="34FE0E22" w:rsidR="00DF13B2" w:rsidRPr="00390D99" w:rsidRDefault="00DF13B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sidRPr="002D3E45">
              <w:rPr>
                <w:sz w:val="18"/>
                <w:szCs w:val="24"/>
              </w:rPr>
              <w:t>1</w:t>
            </w:r>
            <w:r>
              <w:rPr>
                <w:sz w:val="18"/>
                <w:szCs w:val="24"/>
              </w:rPr>
              <w:t>,888</w:t>
            </w:r>
          </w:p>
        </w:tc>
        <w:tc>
          <w:tcPr>
            <w:tcW w:w="1134" w:type="dxa"/>
          </w:tcPr>
          <w:p w14:paraId="0DBF9FA0" w14:textId="3637A9C9" w:rsidR="00DF13B2" w:rsidRDefault="00DF13B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Pr>
                <w:sz w:val="18"/>
                <w:szCs w:val="24"/>
              </w:rPr>
              <w:t>29</w:t>
            </w:r>
          </w:p>
        </w:tc>
        <w:tc>
          <w:tcPr>
            <w:tcW w:w="1134" w:type="dxa"/>
          </w:tcPr>
          <w:p w14:paraId="70614A0C" w14:textId="47B1DEDD" w:rsidR="00DF13B2" w:rsidRPr="00390D99" w:rsidRDefault="00DF13B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Pr>
                <w:sz w:val="18"/>
                <w:szCs w:val="24"/>
              </w:rPr>
              <w:t>3,628</w:t>
            </w:r>
          </w:p>
        </w:tc>
        <w:tc>
          <w:tcPr>
            <w:tcW w:w="1134" w:type="dxa"/>
          </w:tcPr>
          <w:p w14:paraId="5F62A917" w14:textId="630D8285" w:rsidR="00DF13B2" w:rsidRPr="00390D99" w:rsidRDefault="00DF13B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Pr>
                <w:sz w:val="18"/>
                <w:szCs w:val="24"/>
              </w:rPr>
              <w:t>55,293</w:t>
            </w:r>
          </w:p>
        </w:tc>
        <w:tc>
          <w:tcPr>
            <w:tcW w:w="875" w:type="dxa"/>
          </w:tcPr>
          <w:p w14:paraId="66FDC593" w14:textId="7D7C5BB5" w:rsidR="00DF13B2" w:rsidRPr="00B04A0D" w:rsidRDefault="00833A50"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Pr>
                <w:sz w:val="18"/>
                <w:szCs w:val="24"/>
              </w:rPr>
              <w:t>6.6</w:t>
            </w:r>
            <w:r w:rsidR="00DF13B2" w:rsidRPr="00B04A0D">
              <w:rPr>
                <w:sz w:val="18"/>
                <w:szCs w:val="24"/>
              </w:rPr>
              <w:t>%</w:t>
            </w:r>
          </w:p>
        </w:tc>
      </w:tr>
      <w:tr w:rsidR="00DF13B2" w:rsidRPr="00611687" w14:paraId="557A1261" w14:textId="77777777" w:rsidTr="008A3D36">
        <w:trPr>
          <w:trHeight w:val="113"/>
          <w:jc w:val="center"/>
        </w:trPr>
        <w:tc>
          <w:tcPr>
            <w:cnfStyle w:val="001000000000" w:firstRow="0" w:lastRow="0" w:firstColumn="1" w:lastColumn="0" w:oddVBand="0" w:evenVBand="0" w:oddHBand="0" w:evenHBand="0" w:firstRowFirstColumn="0" w:firstRowLastColumn="0" w:lastRowFirstColumn="0" w:lastRowLastColumn="0"/>
            <w:tcW w:w="2127" w:type="dxa"/>
          </w:tcPr>
          <w:p w14:paraId="5004469E" w14:textId="6FD5A2E9" w:rsidR="00DF13B2" w:rsidRDefault="00DF13B2" w:rsidP="00397045">
            <w:pPr>
              <w:spacing w:before="0" w:after="0" w:line="240" w:lineRule="auto"/>
              <w:jc w:val="right"/>
              <w:rPr>
                <w:b/>
                <w:bCs/>
                <w:sz w:val="18"/>
                <w:szCs w:val="24"/>
              </w:rPr>
            </w:pPr>
            <w:r>
              <w:rPr>
                <w:b/>
                <w:bCs/>
                <w:sz w:val="18"/>
                <w:szCs w:val="24"/>
              </w:rPr>
              <w:t>(%)</w:t>
            </w:r>
          </w:p>
        </w:tc>
        <w:tc>
          <w:tcPr>
            <w:tcW w:w="1275" w:type="dxa"/>
          </w:tcPr>
          <w:p w14:paraId="4F160C8A" w14:textId="30698C55" w:rsidR="00DF13B2" w:rsidRPr="002D3E45"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53%</w:t>
            </w:r>
          </w:p>
        </w:tc>
        <w:tc>
          <w:tcPr>
            <w:tcW w:w="1276" w:type="dxa"/>
          </w:tcPr>
          <w:p w14:paraId="1BEBEE9D" w14:textId="7BB9FAE1" w:rsidR="00DF13B2" w:rsidRPr="002D3E45"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52%</w:t>
            </w:r>
          </w:p>
        </w:tc>
        <w:tc>
          <w:tcPr>
            <w:tcW w:w="1134" w:type="dxa"/>
          </w:tcPr>
          <w:p w14:paraId="506599D0" w14:textId="619D434C" w:rsidR="00DF13B2" w:rsidRPr="00390D99"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1%</w:t>
            </w:r>
          </w:p>
        </w:tc>
        <w:tc>
          <w:tcPr>
            <w:tcW w:w="1134" w:type="dxa"/>
          </w:tcPr>
          <w:p w14:paraId="452DC6C4" w14:textId="0B5B80B7" w:rsidR="00DF13B2" w:rsidRPr="00390D99"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c>
          <w:tcPr>
            <w:tcW w:w="1134" w:type="dxa"/>
          </w:tcPr>
          <w:p w14:paraId="082F1CDB" w14:textId="77777777" w:rsidR="00DF13B2" w:rsidRPr="00390D99"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c>
          <w:tcPr>
            <w:tcW w:w="875" w:type="dxa"/>
          </w:tcPr>
          <w:p w14:paraId="1272B442" w14:textId="77777777" w:rsidR="00DF13B2" w:rsidRPr="00B04A0D"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r>
      <w:tr w:rsidR="00254078" w:rsidRPr="00611687" w14:paraId="04E987B6" w14:textId="77777777" w:rsidTr="008A3D3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127" w:type="dxa"/>
          </w:tcPr>
          <w:p w14:paraId="185D7DD3" w14:textId="77777777" w:rsidR="00254078" w:rsidRDefault="00254078" w:rsidP="00397045">
            <w:pPr>
              <w:spacing w:before="0" w:after="0" w:line="240" w:lineRule="auto"/>
              <w:jc w:val="right"/>
              <w:rPr>
                <w:b/>
                <w:bCs/>
                <w:sz w:val="18"/>
                <w:szCs w:val="24"/>
              </w:rPr>
            </w:pPr>
          </w:p>
        </w:tc>
        <w:tc>
          <w:tcPr>
            <w:tcW w:w="1275" w:type="dxa"/>
          </w:tcPr>
          <w:p w14:paraId="55B0CF22" w14:textId="77777777" w:rsidR="00254078"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276" w:type="dxa"/>
          </w:tcPr>
          <w:p w14:paraId="7B073020" w14:textId="77777777" w:rsidR="00254078"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134" w:type="dxa"/>
          </w:tcPr>
          <w:p w14:paraId="5DCE4797" w14:textId="77777777" w:rsidR="00254078" w:rsidRPr="00390D99"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134" w:type="dxa"/>
          </w:tcPr>
          <w:p w14:paraId="4D9D5162" w14:textId="77777777" w:rsidR="00254078"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134" w:type="dxa"/>
          </w:tcPr>
          <w:p w14:paraId="2747FB2A" w14:textId="77777777" w:rsidR="00254078"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875" w:type="dxa"/>
          </w:tcPr>
          <w:p w14:paraId="0F7B3694" w14:textId="77777777" w:rsidR="00254078" w:rsidRPr="00B04A0D"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r>
      <w:tr w:rsidR="00254078" w:rsidRPr="00611687" w14:paraId="03345CFA" w14:textId="77777777" w:rsidTr="008A3D36">
        <w:trPr>
          <w:trHeight w:val="113"/>
          <w:jc w:val="center"/>
        </w:trPr>
        <w:tc>
          <w:tcPr>
            <w:cnfStyle w:val="001000000000" w:firstRow="0" w:lastRow="0" w:firstColumn="1" w:lastColumn="0" w:oddVBand="0" w:evenVBand="0" w:oddHBand="0" w:evenHBand="0" w:firstRowFirstColumn="0" w:firstRowLastColumn="0" w:lastRowFirstColumn="0" w:lastRowLastColumn="0"/>
            <w:tcW w:w="2127" w:type="dxa"/>
          </w:tcPr>
          <w:p w14:paraId="35F86153" w14:textId="3561A6C1" w:rsidR="00254078" w:rsidRDefault="00254078" w:rsidP="00397045">
            <w:pPr>
              <w:spacing w:before="0" w:after="0" w:line="240" w:lineRule="auto"/>
              <w:jc w:val="right"/>
              <w:rPr>
                <w:b/>
                <w:bCs/>
                <w:sz w:val="18"/>
                <w:szCs w:val="24"/>
              </w:rPr>
            </w:pPr>
            <w:proofErr w:type="gramStart"/>
            <w:r>
              <w:rPr>
                <w:b/>
                <w:bCs/>
                <w:sz w:val="18"/>
                <w:szCs w:val="24"/>
              </w:rPr>
              <w:t>Av  Distance</w:t>
            </w:r>
            <w:proofErr w:type="gramEnd"/>
            <w:r>
              <w:rPr>
                <w:b/>
                <w:bCs/>
                <w:sz w:val="18"/>
                <w:szCs w:val="24"/>
              </w:rPr>
              <w:t xml:space="preserve"> (km)</w:t>
            </w:r>
          </w:p>
        </w:tc>
        <w:tc>
          <w:tcPr>
            <w:tcW w:w="1275" w:type="dxa"/>
          </w:tcPr>
          <w:p w14:paraId="14BA6AD2" w14:textId="5911E9C1" w:rsidR="00254078" w:rsidRPr="002D3E45" w:rsidRDefault="00254078"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1</w:t>
            </w:r>
            <w:r w:rsidR="00E104E2">
              <w:rPr>
                <w:sz w:val="18"/>
                <w:szCs w:val="24"/>
              </w:rPr>
              <w:t>.</w:t>
            </w:r>
            <w:r>
              <w:rPr>
                <w:sz w:val="18"/>
                <w:szCs w:val="24"/>
              </w:rPr>
              <w:t>670</w:t>
            </w:r>
          </w:p>
        </w:tc>
        <w:tc>
          <w:tcPr>
            <w:tcW w:w="1276" w:type="dxa"/>
          </w:tcPr>
          <w:p w14:paraId="4EA0C092" w14:textId="2F937791" w:rsidR="00254078" w:rsidRPr="002D3E45" w:rsidRDefault="00254078"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1</w:t>
            </w:r>
            <w:r w:rsidR="00E104E2">
              <w:rPr>
                <w:sz w:val="18"/>
                <w:szCs w:val="24"/>
              </w:rPr>
              <w:t>.</w:t>
            </w:r>
            <w:r>
              <w:rPr>
                <w:sz w:val="18"/>
                <w:szCs w:val="24"/>
              </w:rPr>
              <w:t>711</w:t>
            </w:r>
          </w:p>
        </w:tc>
        <w:tc>
          <w:tcPr>
            <w:tcW w:w="1134" w:type="dxa"/>
          </w:tcPr>
          <w:p w14:paraId="0808896B" w14:textId="1A435887" w:rsidR="00833A50" w:rsidRPr="00390D99" w:rsidRDefault="00833A50" w:rsidP="00833A50">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1</w:t>
            </w:r>
            <w:r w:rsidR="00E104E2">
              <w:rPr>
                <w:sz w:val="18"/>
                <w:szCs w:val="24"/>
              </w:rPr>
              <w:t>.</w:t>
            </w:r>
            <w:r>
              <w:rPr>
                <w:sz w:val="18"/>
                <w:szCs w:val="24"/>
              </w:rPr>
              <w:t>184</w:t>
            </w:r>
          </w:p>
        </w:tc>
        <w:tc>
          <w:tcPr>
            <w:tcW w:w="1134" w:type="dxa"/>
          </w:tcPr>
          <w:p w14:paraId="4A8C8252" w14:textId="6526E646" w:rsidR="00254078" w:rsidRPr="00390D99" w:rsidRDefault="00254078"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1.715</w:t>
            </w:r>
          </w:p>
        </w:tc>
        <w:tc>
          <w:tcPr>
            <w:tcW w:w="1134" w:type="dxa"/>
          </w:tcPr>
          <w:p w14:paraId="0B706353" w14:textId="57859686" w:rsidR="00254078" w:rsidRDefault="00254078"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1</w:t>
            </w:r>
            <w:r w:rsidR="00E104E2">
              <w:rPr>
                <w:sz w:val="18"/>
                <w:szCs w:val="24"/>
              </w:rPr>
              <w:t>.</w:t>
            </w:r>
            <w:r>
              <w:rPr>
                <w:sz w:val="18"/>
                <w:szCs w:val="24"/>
              </w:rPr>
              <w:t>778</w:t>
            </w:r>
          </w:p>
        </w:tc>
        <w:tc>
          <w:tcPr>
            <w:tcW w:w="875" w:type="dxa"/>
          </w:tcPr>
          <w:p w14:paraId="719F3154" w14:textId="77777777" w:rsidR="00254078" w:rsidRPr="00B04A0D" w:rsidRDefault="00254078"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r>
      <w:tr w:rsidR="00254078" w:rsidRPr="00611687" w14:paraId="202CE734" w14:textId="77777777" w:rsidTr="008A3D3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127" w:type="dxa"/>
          </w:tcPr>
          <w:p w14:paraId="0CB23796" w14:textId="77777777" w:rsidR="00254078" w:rsidRDefault="00254078" w:rsidP="00397045">
            <w:pPr>
              <w:spacing w:before="0" w:after="0" w:line="240" w:lineRule="auto"/>
              <w:jc w:val="right"/>
              <w:rPr>
                <w:b/>
                <w:bCs/>
                <w:sz w:val="18"/>
                <w:szCs w:val="24"/>
              </w:rPr>
            </w:pPr>
          </w:p>
        </w:tc>
        <w:tc>
          <w:tcPr>
            <w:tcW w:w="1275" w:type="dxa"/>
          </w:tcPr>
          <w:p w14:paraId="2C0B37E1" w14:textId="77777777" w:rsidR="00254078" w:rsidRPr="002D3E45"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276" w:type="dxa"/>
          </w:tcPr>
          <w:p w14:paraId="456B8A08" w14:textId="77777777" w:rsidR="00254078" w:rsidRPr="002D3E45"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134" w:type="dxa"/>
          </w:tcPr>
          <w:p w14:paraId="499B1FD6" w14:textId="77777777" w:rsidR="00254078" w:rsidRPr="00390D99"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134" w:type="dxa"/>
          </w:tcPr>
          <w:p w14:paraId="5F2120CB" w14:textId="77777777" w:rsidR="00254078" w:rsidRPr="00390D99"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134" w:type="dxa"/>
          </w:tcPr>
          <w:p w14:paraId="14F3F39A" w14:textId="77777777" w:rsidR="00254078"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875" w:type="dxa"/>
          </w:tcPr>
          <w:p w14:paraId="6DD504FA" w14:textId="77777777" w:rsidR="00254078" w:rsidRPr="00B04A0D"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r>
      <w:tr w:rsidR="00DF13B2" w:rsidRPr="00611687" w14:paraId="2BF8168B" w14:textId="77777777" w:rsidTr="008A3D36">
        <w:trPr>
          <w:trHeight w:val="113"/>
          <w:jc w:val="center"/>
        </w:trPr>
        <w:tc>
          <w:tcPr>
            <w:cnfStyle w:val="001000000000" w:firstRow="0" w:lastRow="0" w:firstColumn="1" w:lastColumn="0" w:oddVBand="0" w:evenVBand="0" w:oddHBand="0" w:evenHBand="0" w:firstRowFirstColumn="0" w:firstRowLastColumn="0" w:lastRowFirstColumn="0" w:lastRowLastColumn="0"/>
            <w:tcW w:w="2127" w:type="dxa"/>
          </w:tcPr>
          <w:p w14:paraId="469CE5DF" w14:textId="77777777" w:rsidR="00DF13B2" w:rsidRDefault="00DF13B2" w:rsidP="00397045">
            <w:pPr>
              <w:spacing w:before="0" w:after="0" w:line="240" w:lineRule="auto"/>
              <w:jc w:val="right"/>
              <w:rPr>
                <w:b/>
                <w:bCs/>
                <w:sz w:val="18"/>
                <w:szCs w:val="24"/>
              </w:rPr>
            </w:pPr>
          </w:p>
        </w:tc>
        <w:tc>
          <w:tcPr>
            <w:tcW w:w="1275" w:type="dxa"/>
          </w:tcPr>
          <w:p w14:paraId="0C2B8357" w14:textId="77777777" w:rsidR="00DF13B2" w:rsidRPr="002D3E45"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c>
          <w:tcPr>
            <w:tcW w:w="1276" w:type="dxa"/>
          </w:tcPr>
          <w:p w14:paraId="7C5A6696" w14:textId="77777777" w:rsidR="00DF13B2" w:rsidRPr="002D3E45"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c>
          <w:tcPr>
            <w:tcW w:w="1134" w:type="dxa"/>
          </w:tcPr>
          <w:p w14:paraId="331E7B5C" w14:textId="77777777" w:rsidR="00DF13B2" w:rsidRPr="00390D99"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c>
          <w:tcPr>
            <w:tcW w:w="1134" w:type="dxa"/>
          </w:tcPr>
          <w:p w14:paraId="336F3D6F" w14:textId="77777777" w:rsidR="00DF13B2" w:rsidRPr="00390D99"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c>
          <w:tcPr>
            <w:tcW w:w="1134" w:type="dxa"/>
          </w:tcPr>
          <w:p w14:paraId="4D9489F7" w14:textId="77777777" w:rsidR="00DF13B2"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c>
          <w:tcPr>
            <w:tcW w:w="875" w:type="dxa"/>
          </w:tcPr>
          <w:p w14:paraId="567D9CE0" w14:textId="77777777" w:rsidR="00DF13B2" w:rsidRPr="00B04A0D"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r>
      <w:tr w:rsidR="00DF13B2" w:rsidRPr="00611687" w14:paraId="4F7BDE15" w14:textId="77777777" w:rsidTr="008A3D3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127" w:type="dxa"/>
          </w:tcPr>
          <w:p w14:paraId="57F51964" w14:textId="175711D4" w:rsidR="00DF13B2" w:rsidRPr="00390D99" w:rsidRDefault="00DF13B2" w:rsidP="00397045">
            <w:pPr>
              <w:spacing w:before="0" w:after="0" w:line="240" w:lineRule="auto"/>
              <w:jc w:val="right"/>
              <w:rPr>
                <w:b/>
                <w:bCs/>
                <w:sz w:val="18"/>
                <w:szCs w:val="24"/>
              </w:rPr>
            </w:pPr>
            <w:r>
              <w:rPr>
                <w:b/>
                <w:bCs/>
                <w:sz w:val="18"/>
                <w:szCs w:val="24"/>
              </w:rPr>
              <w:t>Weekend Day</w:t>
            </w:r>
            <w:r w:rsidR="00E104E2">
              <w:rPr>
                <w:b/>
                <w:bCs/>
                <w:sz w:val="18"/>
                <w:szCs w:val="24"/>
              </w:rPr>
              <w:t>s</w:t>
            </w:r>
            <w:r>
              <w:rPr>
                <w:b/>
                <w:bCs/>
                <w:sz w:val="18"/>
                <w:szCs w:val="24"/>
              </w:rPr>
              <w:t xml:space="preserve"> (n)</w:t>
            </w:r>
          </w:p>
        </w:tc>
        <w:tc>
          <w:tcPr>
            <w:tcW w:w="1275" w:type="dxa"/>
          </w:tcPr>
          <w:p w14:paraId="70DBF8BA" w14:textId="33CA93B7" w:rsidR="00DF13B2" w:rsidRPr="00390D99" w:rsidRDefault="00DF13B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sidRPr="002D3E45">
              <w:rPr>
                <w:sz w:val="18"/>
                <w:szCs w:val="24"/>
              </w:rPr>
              <w:t>1</w:t>
            </w:r>
            <w:r w:rsidR="00833A50">
              <w:rPr>
                <w:sz w:val="18"/>
                <w:szCs w:val="24"/>
              </w:rPr>
              <w:t>,378</w:t>
            </w:r>
          </w:p>
        </w:tc>
        <w:tc>
          <w:tcPr>
            <w:tcW w:w="1276" w:type="dxa"/>
          </w:tcPr>
          <w:p w14:paraId="41E1EAE3" w14:textId="44A52421" w:rsidR="00DF13B2" w:rsidRPr="00390D99" w:rsidRDefault="00833A50"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Pr>
                <w:sz w:val="18"/>
                <w:szCs w:val="24"/>
              </w:rPr>
              <w:t>1,309</w:t>
            </w:r>
          </w:p>
        </w:tc>
        <w:tc>
          <w:tcPr>
            <w:tcW w:w="1134" w:type="dxa"/>
          </w:tcPr>
          <w:p w14:paraId="4AF41A34" w14:textId="3F875645" w:rsidR="00DF13B2" w:rsidRPr="00390D99" w:rsidRDefault="00833A50"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Pr>
                <w:sz w:val="18"/>
                <w:szCs w:val="24"/>
              </w:rPr>
              <w:t>69</w:t>
            </w:r>
          </w:p>
        </w:tc>
        <w:tc>
          <w:tcPr>
            <w:tcW w:w="1134" w:type="dxa"/>
          </w:tcPr>
          <w:p w14:paraId="12FCCEEC" w14:textId="3045C62F" w:rsidR="00DF13B2" w:rsidRPr="00390D99" w:rsidRDefault="00833A50"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Pr>
                <w:sz w:val="18"/>
                <w:szCs w:val="24"/>
              </w:rPr>
              <w:t>2,526</w:t>
            </w:r>
          </w:p>
        </w:tc>
        <w:tc>
          <w:tcPr>
            <w:tcW w:w="1134" w:type="dxa"/>
          </w:tcPr>
          <w:p w14:paraId="079B0004" w14:textId="78D94874" w:rsidR="00DF13B2" w:rsidRPr="00390D99" w:rsidRDefault="00DF13B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Pr>
                <w:sz w:val="18"/>
                <w:szCs w:val="24"/>
              </w:rPr>
              <w:t>43,293</w:t>
            </w:r>
          </w:p>
        </w:tc>
        <w:tc>
          <w:tcPr>
            <w:tcW w:w="875" w:type="dxa"/>
          </w:tcPr>
          <w:p w14:paraId="605C497B" w14:textId="29FB7395" w:rsidR="00DF13B2" w:rsidRPr="00B04A0D" w:rsidRDefault="00833A50"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Pr>
                <w:sz w:val="18"/>
                <w:szCs w:val="24"/>
              </w:rPr>
              <w:t>5.8</w:t>
            </w:r>
            <w:r w:rsidR="00DF13B2" w:rsidRPr="00B04A0D">
              <w:rPr>
                <w:sz w:val="18"/>
                <w:szCs w:val="24"/>
              </w:rPr>
              <w:t>%</w:t>
            </w:r>
          </w:p>
        </w:tc>
      </w:tr>
      <w:tr w:rsidR="00DF13B2" w:rsidRPr="00611687" w14:paraId="721CA08A" w14:textId="77777777" w:rsidTr="008A3D36">
        <w:trPr>
          <w:trHeight w:val="113"/>
          <w:jc w:val="center"/>
        </w:trPr>
        <w:tc>
          <w:tcPr>
            <w:cnfStyle w:val="001000000000" w:firstRow="0" w:lastRow="0" w:firstColumn="1" w:lastColumn="0" w:oddVBand="0" w:evenVBand="0" w:oddHBand="0" w:evenHBand="0" w:firstRowFirstColumn="0" w:firstRowLastColumn="0" w:lastRowFirstColumn="0" w:lastRowLastColumn="0"/>
            <w:tcW w:w="2127" w:type="dxa"/>
          </w:tcPr>
          <w:p w14:paraId="1BEE57C6" w14:textId="6630F32C" w:rsidR="00DF13B2" w:rsidRDefault="00DF13B2" w:rsidP="00397045">
            <w:pPr>
              <w:spacing w:before="0" w:after="0" w:line="240" w:lineRule="auto"/>
              <w:jc w:val="right"/>
              <w:rPr>
                <w:b/>
                <w:bCs/>
                <w:sz w:val="18"/>
                <w:szCs w:val="24"/>
              </w:rPr>
            </w:pPr>
            <w:r>
              <w:rPr>
                <w:b/>
                <w:bCs/>
                <w:sz w:val="18"/>
                <w:szCs w:val="24"/>
              </w:rPr>
              <w:t>(%)</w:t>
            </w:r>
          </w:p>
        </w:tc>
        <w:tc>
          <w:tcPr>
            <w:tcW w:w="1275" w:type="dxa"/>
          </w:tcPr>
          <w:p w14:paraId="21AA14A2" w14:textId="06B70258" w:rsidR="00DF13B2" w:rsidRPr="002D3E45" w:rsidRDefault="00833A50"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55%</w:t>
            </w:r>
          </w:p>
        </w:tc>
        <w:tc>
          <w:tcPr>
            <w:tcW w:w="1276" w:type="dxa"/>
          </w:tcPr>
          <w:p w14:paraId="14E64C31" w14:textId="0502D56A" w:rsidR="00DF13B2" w:rsidRPr="002D3E45" w:rsidRDefault="00833A50"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52%</w:t>
            </w:r>
          </w:p>
        </w:tc>
        <w:tc>
          <w:tcPr>
            <w:tcW w:w="1134" w:type="dxa"/>
          </w:tcPr>
          <w:p w14:paraId="78427C75" w14:textId="7CC3AF21" w:rsidR="00DF13B2" w:rsidRPr="00390D99" w:rsidRDefault="00E104E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3%</w:t>
            </w:r>
          </w:p>
        </w:tc>
        <w:tc>
          <w:tcPr>
            <w:tcW w:w="1134" w:type="dxa"/>
          </w:tcPr>
          <w:p w14:paraId="6205B643" w14:textId="119E12C3" w:rsidR="00DF13B2" w:rsidRPr="00390D99"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c>
          <w:tcPr>
            <w:tcW w:w="1134" w:type="dxa"/>
          </w:tcPr>
          <w:p w14:paraId="102E069A" w14:textId="77777777" w:rsidR="00DF13B2" w:rsidRPr="00390D99"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c>
          <w:tcPr>
            <w:tcW w:w="875" w:type="dxa"/>
          </w:tcPr>
          <w:p w14:paraId="50C008C0" w14:textId="77777777" w:rsidR="00DF13B2" w:rsidRPr="00B04A0D"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r>
      <w:tr w:rsidR="00E104E2" w:rsidRPr="00611687" w14:paraId="652C48E7" w14:textId="77777777" w:rsidTr="008A3D3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127" w:type="dxa"/>
          </w:tcPr>
          <w:p w14:paraId="05226400" w14:textId="77777777" w:rsidR="00E104E2" w:rsidRDefault="00E104E2" w:rsidP="00397045">
            <w:pPr>
              <w:spacing w:before="0" w:after="0" w:line="240" w:lineRule="auto"/>
              <w:jc w:val="right"/>
              <w:rPr>
                <w:b/>
                <w:bCs/>
                <w:sz w:val="18"/>
                <w:szCs w:val="24"/>
              </w:rPr>
            </w:pPr>
          </w:p>
        </w:tc>
        <w:tc>
          <w:tcPr>
            <w:tcW w:w="1275" w:type="dxa"/>
          </w:tcPr>
          <w:p w14:paraId="1362FABE" w14:textId="77777777" w:rsidR="00E104E2" w:rsidRDefault="00E104E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276" w:type="dxa"/>
          </w:tcPr>
          <w:p w14:paraId="5739FAFA" w14:textId="77777777" w:rsidR="00E104E2" w:rsidRDefault="00E104E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134" w:type="dxa"/>
          </w:tcPr>
          <w:p w14:paraId="665E2C40" w14:textId="77777777" w:rsidR="00E104E2" w:rsidRDefault="00E104E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134" w:type="dxa"/>
          </w:tcPr>
          <w:p w14:paraId="45D46E83" w14:textId="77777777" w:rsidR="00E104E2" w:rsidRPr="00390D99" w:rsidRDefault="00E104E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134" w:type="dxa"/>
          </w:tcPr>
          <w:p w14:paraId="01A07A93" w14:textId="77777777" w:rsidR="00E104E2" w:rsidRPr="00390D99" w:rsidRDefault="00E104E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875" w:type="dxa"/>
          </w:tcPr>
          <w:p w14:paraId="048B0ADC" w14:textId="77777777" w:rsidR="00E104E2" w:rsidRPr="00B04A0D" w:rsidRDefault="00E104E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r>
      <w:tr w:rsidR="00E104E2" w:rsidRPr="00611687" w14:paraId="419738A6" w14:textId="77777777" w:rsidTr="00E104E2">
        <w:trPr>
          <w:trHeight w:val="113"/>
          <w:jc w:val="center"/>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auto"/>
            </w:tcBorders>
          </w:tcPr>
          <w:p w14:paraId="0A22D2D4" w14:textId="7FAC03E4" w:rsidR="00E104E2" w:rsidRDefault="00E104E2" w:rsidP="00E104E2">
            <w:pPr>
              <w:spacing w:before="0" w:after="0" w:line="240" w:lineRule="auto"/>
              <w:jc w:val="right"/>
              <w:rPr>
                <w:b/>
                <w:bCs/>
                <w:sz w:val="18"/>
                <w:szCs w:val="24"/>
              </w:rPr>
            </w:pPr>
            <w:proofErr w:type="gramStart"/>
            <w:r>
              <w:rPr>
                <w:b/>
                <w:bCs/>
                <w:sz w:val="18"/>
                <w:szCs w:val="24"/>
              </w:rPr>
              <w:t>Av  Distance</w:t>
            </w:r>
            <w:proofErr w:type="gramEnd"/>
            <w:r>
              <w:rPr>
                <w:b/>
                <w:bCs/>
                <w:sz w:val="18"/>
                <w:szCs w:val="24"/>
              </w:rPr>
              <w:t xml:space="preserve"> (km)</w:t>
            </w:r>
          </w:p>
        </w:tc>
        <w:tc>
          <w:tcPr>
            <w:tcW w:w="1275" w:type="dxa"/>
            <w:tcBorders>
              <w:bottom w:val="single" w:sz="4" w:space="0" w:color="auto"/>
            </w:tcBorders>
          </w:tcPr>
          <w:p w14:paraId="74FED73E" w14:textId="5FC3B233" w:rsidR="00E104E2" w:rsidRPr="00833A50" w:rsidRDefault="00E104E2" w:rsidP="00E104E2">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bCs/>
                <w:sz w:val="18"/>
                <w:szCs w:val="24"/>
              </w:rPr>
            </w:pPr>
            <w:r>
              <w:rPr>
                <w:bCs/>
                <w:sz w:val="18"/>
                <w:szCs w:val="24"/>
              </w:rPr>
              <w:t>1.938</w:t>
            </w:r>
          </w:p>
        </w:tc>
        <w:tc>
          <w:tcPr>
            <w:tcW w:w="1276" w:type="dxa"/>
            <w:tcBorders>
              <w:bottom w:val="single" w:sz="4" w:space="0" w:color="auto"/>
            </w:tcBorders>
          </w:tcPr>
          <w:p w14:paraId="6F94699F" w14:textId="6BABF6A7" w:rsidR="00E104E2" w:rsidRPr="00833A50" w:rsidRDefault="00E104E2" w:rsidP="00E104E2">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bCs/>
                <w:sz w:val="18"/>
                <w:szCs w:val="24"/>
              </w:rPr>
            </w:pPr>
            <w:r>
              <w:rPr>
                <w:bCs/>
                <w:sz w:val="18"/>
                <w:szCs w:val="24"/>
              </w:rPr>
              <w:t>1.942</w:t>
            </w:r>
          </w:p>
        </w:tc>
        <w:tc>
          <w:tcPr>
            <w:tcW w:w="1134" w:type="dxa"/>
            <w:tcBorders>
              <w:bottom w:val="single" w:sz="4" w:space="0" w:color="auto"/>
            </w:tcBorders>
          </w:tcPr>
          <w:p w14:paraId="2BA4DB98" w14:textId="38BF22A4" w:rsidR="00E104E2" w:rsidRPr="00833A50" w:rsidRDefault="00E104E2" w:rsidP="00E104E2">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bCs/>
                <w:sz w:val="18"/>
                <w:szCs w:val="24"/>
              </w:rPr>
            </w:pPr>
            <w:r>
              <w:rPr>
                <w:bCs/>
                <w:sz w:val="18"/>
                <w:szCs w:val="24"/>
              </w:rPr>
              <w:t>0.922</w:t>
            </w:r>
          </w:p>
        </w:tc>
        <w:tc>
          <w:tcPr>
            <w:tcW w:w="1134" w:type="dxa"/>
            <w:tcBorders>
              <w:bottom w:val="single" w:sz="4" w:space="0" w:color="auto"/>
            </w:tcBorders>
          </w:tcPr>
          <w:p w14:paraId="6E89202C" w14:textId="45BC4A85" w:rsidR="00E104E2" w:rsidRPr="00833A50" w:rsidRDefault="00E104E2" w:rsidP="00E104E2">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bCs/>
                <w:sz w:val="18"/>
                <w:szCs w:val="24"/>
              </w:rPr>
            </w:pPr>
            <w:r>
              <w:rPr>
                <w:bCs/>
                <w:sz w:val="18"/>
                <w:szCs w:val="24"/>
              </w:rPr>
              <w:t>2.00</w:t>
            </w:r>
            <w:ins w:id="470" w:author="Alexa Delbosc" w:date="2024-03-28T12:09:00Z">
              <w:r w:rsidR="00D27C34">
                <w:rPr>
                  <w:bCs/>
                  <w:sz w:val="18"/>
                  <w:szCs w:val="24"/>
                </w:rPr>
                <w:t>0</w:t>
              </w:r>
            </w:ins>
          </w:p>
        </w:tc>
        <w:tc>
          <w:tcPr>
            <w:tcW w:w="1134" w:type="dxa"/>
            <w:tcBorders>
              <w:bottom w:val="single" w:sz="4" w:space="0" w:color="auto"/>
            </w:tcBorders>
          </w:tcPr>
          <w:p w14:paraId="1DA41C8A" w14:textId="1C0C23FC" w:rsidR="00E104E2" w:rsidRPr="00833A50" w:rsidRDefault="00E104E2" w:rsidP="00E104E2">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bCs/>
                <w:sz w:val="18"/>
                <w:szCs w:val="24"/>
              </w:rPr>
            </w:pPr>
            <w:r>
              <w:rPr>
                <w:bCs/>
                <w:sz w:val="18"/>
                <w:szCs w:val="24"/>
              </w:rPr>
              <w:t>1.988</w:t>
            </w:r>
          </w:p>
        </w:tc>
        <w:tc>
          <w:tcPr>
            <w:tcW w:w="875" w:type="dxa"/>
            <w:tcBorders>
              <w:bottom w:val="single" w:sz="4" w:space="0" w:color="auto"/>
            </w:tcBorders>
          </w:tcPr>
          <w:p w14:paraId="3BE7AAFB" w14:textId="77777777" w:rsidR="00E104E2" w:rsidRPr="00833A50" w:rsidRDefault="00E104E2" w:rsidP="00E104E2">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bCs/>
                <w:sz w:val="18"/>
                <w:szCs w:val="24"/>
              </w:rPr>
            </w:pPr>
          </w:p>
        </w:tc>
      </w:tr>
    </w:tbl>
    <w:p w14:paraId="19395B78" w14:textId="77777777" w:rsidR="0006294E" w:rsidRDefault="0006294E" w:rsidP="00D85F89"/>
    <w:p w14:paraId="4689A3F1" w14:textId="7A8922F8" w:rsidR="00D85F89" w:rsidRDefault="00D85F89" w:rsidP="00D85F89">
      <w:r>
        <w:lastRenderedPageBreak/>
        <w:t>The analysis suggests rail related e-scooter trips are about 6-7% of all e-scooter travel in Melbourne.</w:t>
      </w:r>
      <w:del w:id="471" w:author="Alexa Delbosc" w:date="2024-03-28T12:09:00Z">
        <w:r w:rsidDel="00D27C34">
          <w:delText xml:space="preserve">  </w:delText>
        </w:r>
      </w:del>
      <w:r w:rsidR="0006294E">
        <w:t xml:space="preserve">  This</w:t>
      </w:r>
      <w:ins w:id="472" w:author="Alexa Delbosc" w:date="2024-03-28T12:09:00Z">
        <w:r w:rsidR="00D27C34">
          <w:t xml:space="preserve"> is estimate is much lower than</w:t>
        </w:r>
      </w:ins>
      <w:r w:rsidR="0006294E">
        <w:t xml:space="preserve"> </w:t>
      </w:r>
      <w:ins w:id="473" w:author="Alexa Delbosc" w:date="2024-03-28T12:09:00Z">
        <w:r w:rsidR="00D27C34">
          <w:t>what was identified in u</w:t>
        </w:r>
      </w:ins>
      <w:ins w:id="474" w:author="Alexa Delbosc" w:date="2024-03-28T12:10:00Z">
        <w:r w:rsidR="00D27C34">
          <w:t xml:space="preserve">ser surveys, whereby </w:t>
        </w:r>
      </w:ins>
      <w:del w:id="475" w:author="Alexa Delbosc" w:date="2024-03-28T12:09:00Z">
        <w:r w:rsidR="0006294E" w:rsidDel="00D27C34">
          <w:delText xml:space="preserve">compares to a user </w:delText>
        </w:r>
      </w:del>
      <w:del w:id="476" w:author="Alexa Delbosc" w:date="2024-03-28T12:10:00Z">
        <w:r w:rsidR="0006294E" w:rsidDel="00D27C34">
          <w:delText>self-reported public transport (bus tram as well as rail) connection rate from the Lime e-scooter user survey for all public transport of 37%</w:delText>
        </w:r>
      </w:del>
      <w:ins w:id="477" w:author="Alexa Delbosc" w:date="2024-03-28T12:10:00Z">
        <w:r w:rsidR="00D27C34">
          <w:t>37% of trips connected to transit</w:t>
        </w:r>
      </w:ins>
      <w:r w:rsidR="0006294E">
        <w:t xml:space="preserve">.  </w:t>
      </w:r>
      <w:del w:id="478" w:author="Alexa Delbosc" w:date="2024-03-28T12:10:00Z">
        <w:r w:rsidR="0006294E" w:rsidDel="00D27C34">
          <w:delText xml:space="preserve"> </w:delText>
        </w:r>
      </w:del>
      <w:r w:rsidR="0006294E">
        <w:t>Since rail tends to dominate inner-city public transport ridership</w:t>
      </w:r>
      <w:ins w:id="479" w:author="Alexa Delbosc" w:date="2024-03-28T12:10:00Z">
        <w:r w:rsidR="00D27C34">
          <w:t>,</w:t>
        </w:r>
      </w:ins>
      <w:del w:id="480" w:author="Alexa Delbosc" w:date="2024-03-28T12:10:00Z">
        <w:r w:rsidR="0006294E" w:rsidDel="00D27C34">
          <w:delText>;</w:delText>
        </w:r>
      </w:del>
      <w:r w:rsidR="0006294E">
        <w:t xml:space="preserve"> the 6-7% estimate is almost certainly an under-estimate.</w:t>
      </w:r>
    </w:p>
    <w:p w14:paraId="12DE96BE" w14:textId="3584C8AC" w:rsidR="0006294E" w:rsidRDefault="0006294E" w:rsidP="00720C52">
      <w:pPr>
        <w:pStyle w:val="Heading3"/>
      </w:pPr>
      <w:r>
        <w:t>Rail Related E-Scooter Temporal Trip Distribution</w:t>
      </w:r>
    </w:p>
    <w:p w14:paraId="32FB4D60" w14:textId="34658E9F" w:rsidR="00CB660A" w:rsidRDefault="00264A7A" w:rsidP="001D08D1">
      <w:r>
        <w:t>Figure 5</w:t>
      </w:r>
      <w:r w:rsidR="00432151">
        <w:t>a</w:t>
      </w:r>
      <w:r>
        <w:t xml:space="preserve"> illustrates the </w:t>
      </w:r>
      <w:r w:rsidR="00432151">
        <w:t>average hourly volume of e-scooter rail</w:t>
      </w:r>
      <w:del w:id="481" w:author="James Reynolds" w:date="2024-04-03T09:23:00Z">
        <w:r w:rsidR="00432151" w:rsidDel="00976E5B">
          <w:delText xml:space="preserve"> </w:delText>
        </w:r>
      </w:del>
      <w:ins w:id="482" w:author="James Reynolds" w:date="2024-04-03T09:23:00Z">
        <w:r w:rsidR="00976E5B">
          <w:t>-</w:t>
        </w:r>
      </w:ins>
      <w:r w:rsidR="00432151">
        <w:t>related trips for weekdays/weekend days.  It also shows the</w:t>
      </w:r>
      <w:del w:id="483" w:author="James Reynolds" w:date="2024-04-03T09:23:00Z">
        <w:r w:rsidR="00432151" w:rsidDel="00976E5B">
          <w:delText>n</w:delText>
        </w:r>
      </w:del>
      <w:ins w:id="484" w:author="James Reynolds" w:date="2024-04-03T09:23:00Z">
        <w:r w:rsidR="00976E5B">
          <w:t>se</w:t>
        </w:r>
      </w:ins>
      <w:r w:rsidR="00432151">
        <w:t xml:space="preserve"> as a share of total e-scooter travel.  Figure 5b shows the average hourly service level SI scores for comparison.  This indicates that:</w:t>
      </w:r>
    </w:p>
    <w:p w14:paraId="1BED0927" w14:textId="3C04008E" w:rsidR="00432151" w:rsidRDefault="00432151" w:rsidP="00432151">
      <w:pPr>
        <w:pStyle w:val="ListParagraph"/>
        <w:numPr>
          <w:ilvl w:val="0"/>
          <w:numId w:val="46"/>
        </w:numPr>
      </w:pPr>
      <w:r>
        <w:t>Hourly station e-scooter use is highest in volume at weekends than weekdays; this contra</w:t>
      </w:r>
      <w:del w:id="485" w:author="James Reynolds" w:date="2024-04-03T09:23:00Z">
        <w:r w:rsidDel="00976E5B">
          <w:delText>c</w:delText>
        </w:r>
      </w:del>
      <w:ins w:id="486" w:author="James Reynolds" w:date="2024-04-03T09:23:00Z">
        <w:r w:rsidR="00976E5B">
          <w:t>s</w:t>
        </w:r>
      </w:ins>
      <w:r>
        <w:t>ts to total e-scooter volume (Figure 3) which is much higher during weekdays.</w:t>
      </w:r>
    </w:p>
    <w:p w14:paraId="010EEB30" w14:textId="2BD24579" w:rsidR="00432151" w:rsidRDefault="00432151" w:rsidP="00432151">
      <w:pPr>
        <w:pStyle w:val="ListParagraph"/>
        <w:numPr>
          <w:ilvl w:val="0"/>
          <w:numId w:val="46"/>
        </w:numPr>
      </w:pPr>
      <w:r>
        <w:t>Rail related e-scooter travel as a share of total e-scooter travel is highest in the hours before the weekday morning peak (4a.m. to 8a.m.).  However</w:t>
      </w:r>
      <w:ins w:id="487" w:author="James Reynolds" w:date="2024-04-03T09:23:00Z">
        <w:r w:rsidR="00976E5B">
          <w:t>,</w:t>
        </w:r>
      </w:ins>
      <w:r>
        <w:t xml:space="preserve"> total e-scooter travel is quite small at this time (Figure 3) hence the actual volume of pre-a.m. peak e-scooter rail</w:t>
      </w:r>
      <w:ins w:id="488" w:author="James Reynolds" w:date="2024-04-03T09:24:00Z">
        <w:r w:rsidR="00976E5B">
          <w:t>-</w:t>
        </w:r>
      </w:ins>
      <w:del w:id="489" w:author="James Reynolds" w:date="2024-04-03T09:24:00Z">
        <w:r w:rsidDel="00976E5B">
          <w:delText xml:space="preserve"> </w:delText>
        </w:r>
      </w:del>
      <w:r>
        <w:t xml:space="preserve">related trips is quite small.  </w:t>
      </w:r>
    </w:p>
    <w:p w14:paraId="002AD7D9" w14:textId="06F54444" w:rsidR="00432151" w:rsidRDefault="00432151" w:rsidP="00432151">
      <w:pPr>
        <w:pStyle w:val="ListParagraph"/>
        <w:numPr>
          <w:ilvl w:val="0"/>
          <w:numId w:val="46"/>
        </w:numPr>
      </w:pPr>
      <w:r>
        <w:t>In general, rail related e-scooter travel as a share of total e-scooter travel is quite flat over time;</w:t>
      </w:r>
      <w:del w:id="490" w:author="James Reynolds" w:date="2024-04-03T09:24:00Z">
        <w:r w:rsidDel="00976E5B">
          <w:delText xml:space="preserve">  i</w:delText>
        </w:r>
      </w:del>
      <w:ins w:id="491" w:author="James Reynolds" w:date="2024-04-03T09:24:00Z">
        <w:r w:rsidR="00976E5B">
          <w:t xml:space="preserve"> </w:t>
        </w:r>
      </w:ins>
      <w:del w:id="492" w:author="James Reynolds" w:date="2024-04-03T09:24:00Z">
        <w:r w:rsidDel="00976E5B">
          <w:delText xml:space="preserve">ts </w:delText>
        </w:r>
      </w:del>
      <w:r>
        <w:t>between 4</w:t>
      </w:r>
      <w:r w:rsidR="00B57A94">
        <w:t>%</w:t>
      </w:r>
      <w:r>
        <w:t xml:space="preserve"> and 8% on both weekdays and weekend days with the exception of the weekday pre-morning peak hours.</w:t>
      </w:r>
    </w:p>
    <w:p w14:paraId="1A45EE1D" w14:textId="2098EBDA" w:rsidR="00432151" w:rsidRDefault="00432151" w:rsidP="00432151">
      <w:pPr>
        <w:pStyle w:val="ListParagraph"/>
        <w:numPr>
          <w:ilvl w:val="0"/>
          <w:numId w:val="46"/>
        </w:numPr>
      </w:pPr>
      <w:r>
        <w:t xml:space="preserve">There are no obvious links between service level (Figure 5b) and rail related e-scooter travel over the day.  </w:t>
      </w:r>
    </w:p>
    <w:p w14:paraId="0484CC43" w14:textId="77777777" w:rsidR="00432151" w:rsidRDefault="00432151" w:rsidP="001D08D1"/>
    <w:p w14:paraId="65E21F11" w14:textId="77777777" w:rsidR="00432151" w:rsidRDefault="00432151" w:rsidP="001D08D1"/>
    <w:p w14:paraId="1C32481F" w14:textId="500580E3" w:rsidR="00432151" w:rsidRDefault="00432151" w:rsidP="001D08D1"/>
    <w:p w14:paraId="7E2E6412" w14:textId="77777777" w:rsidR="00432151" w:rsidRDefault="00432151" w:rsidP="001D08D1"/>
    <w:p w14:paraId="384C707C" w14:textId="77777777" w:rsidR="00CB660A" w:rsidRDefault="00CB660A" w:rsidP="001D08D1"/>
    <w:p w14:paraId="74C40B5B" w14:textId="2637F9B8" w:rsidR="00432151" w:rsidRDefault="00432151" w:rsidP="00432151">
      <w:pPr>
        <w:pStyle w:val="Caption"/>
      </w:pPr>
      <w:r>
        <w:rPr>
          <w:noProof/>
        </w:rPr>
        <w:lastRenderedPageBreak/>
        <w:drawing>
          <wp:inline distT="0" distB="0" distL="0" distR="0" wp14:anchorId="0B38A34D" wp14:editId="44E527E3">
            <wp:extent cx="5753100" cy="697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6972300"/>
                    </a:xfrm>
                    <a:prstGeom prst="rect">
                      <a:avLst/>
                    </a:prstGeom>
                    <a:noFill/>
                  </pic:spPr>
                </pic:pic>
              </a:graphicData>
            </a:graphic>
          </wp:inline>
        </w:drawing>
      </w:r>
    </w:p>
    <w:p w14:paraId="03196319" w14:textId="77777777" w:rsidR="00432151" w:rsidRDefault="00432151" w:rsidP="00432151">
      <w:pPr>
        <w:pStyle w:val="Caption"/>
      </w:pPr>
    </w:p>
    <w:p w14:paraId="39DE0711" w14:textId="77777777" w:rsidR="00432151" w:rsidRDefault="00432151" w:rsidP="00432151">
      <w:pPr>
        <w:pStyle w:val="Caption"/>
        <w:jc w:val="both"/>
      </w:pPr>
    </w:p>
    <w:p w14:paraId="4B3F18B7" w14:textId="41AF3F13" w:rsidR="00432151" w:rsidRDefault="00432151" w:rsidP="00432151">
      <w:pPr>
        <w:pStyle w:val="Caption"/>
      </w:pPr>
      <w:r>
        <w:t>Figure 4</w:t>
      </w:r>
      <w:r>
        <w:rPr>
          <w:noProof/>
        </w:rPr>
        <w:t xml:space="preserve">: </w:t>
      </w:r>
      <w:r w:rsidR="00720C52">
        <w:rPr>
          <w:noProof/>
        </w:rPr>
        <w:t xml:space="preserve">Temporal </w:t>
      </w:r>
      <w:r>
        <w:rPr>
          <w:noProof/>
        </w:rPr>
        <w:t xml:space="preserve">Distribution of </w:t>
      </w:r>
      <w:r w:rsidR="00720C52">
        <w:rPr>
          <w:noProof/>
        </w:rPr>
        <w:t xml:space="preserve">Rail Related </w:t>
      </w:r>
      <w:r>
        <w:t>E-scooter Demand and Public Transport Service</w:t>
      </w:r>
      <w:r w:rsidR="00720C52">
        <w:t xml:space="preserve"> Level</w:t>
      </w:r>
      <w:r>
        <w:t xml:space="preserve"> </w:t>
      </w:r>
      <w:r>
        <w:br w:type="page"/>
      </w:r>
    </w:p>
    <w:p w14:paraId="07825D62" w14:textId="77777777" w:rsidR="00ED55A0" w:rsidRDefault="00ED55A0" w:rsidP="001D08D1"/>
    <w:p w14:paraId="4F1EFAA1" w14:textId="4B937A2A" w:rsidR="007D3953" w:rsidRDefault="000572C0" w:rsidP="00720C52">
      <w:pPr>
        <w:pStyle w:val="Heading3"/>
      </w:pPr>
      <w:r>
        <w:t xml:space="preserve"> </w:t>
      </w:r>
      <w:r w:rsidR="00720C52" w:rsidRPr="00720C52">
        <w:t xml:space="preserve">Rail Related E-Scooter </w:t>
      </w:r>
      <w:r w:rsidR="00720C52">
        <w:t xml:space="preserve">Spatial </w:t>
      </w:r>
      <w:r w:rsidR="00720C52" w:rsidRPr="00720C52">
        <w:t>Trip Distribution</w:t>
      </w:r>
    </w:p>
    <w:p w14:paraId="6A9EB8B0" w14:textId="33AD827F" w:rsidR="00ED55A0" w:rsidRDefault="0069446E" w:rsidP="00ED55A0">
      <w:r>
        <w:t>Figure 6 explore</w:t>
      </w:r>
      <w:r w:rsidR="00454EEB">
        <w:t>s</w:t>
      </w:r>
      <w:r>
        <w:t xml:space="preserve"> the </w:t>
      </w:r>
      <w:r w:rsidR="00454EEB">
        <w:t>spatial distribution of total rail related e-scooter trip ends (Figure 6a) and the share of trip ends (Figure 6b) of all e-scooter trips for the data in October 2022</w:t>
      </w:r>
      <w:r w:rsidR="00CA5FA2">
        <w:rPr>
          <w:rStyle w:val="FootnoteReference"/>
        </w:rPr>
        <w:footnoteReference w:id="1"/>
      </w:r>
      <w:r w:rsidR="00454EEB">
        <w:t>.  It also compared this to the service level plot (Figure 6c).   This indicates that:</w:t>
      </w:r>
    </w:p>
    <w:p w14:paraId="545129DD" w14:textId="5F5C9B84" w:rsidR="00CA5FA2" w:rsidRDefault="00454EEB" w:rsidP="00454EEB">
      <w:pPr>
        <w:pStyle w:val="ListParagraph"/>
        <w:numPr>
          <w:ilvl w:val="0"/>
          <w:numId w:val="47"/>
        </w:numPr>
      </w:pPr>
      <w:r w:rsidRPr="00CA5FA2">
        <w:rPr>
          <w:u w:val="single"/>
        </w:rPr>
        <w:t>Rail related e-scooter trip volume of travel</w:t>
      </w:r>
      <w:r>
        <w:t xml:space="preserve"> (Figure 6a) </w:t>
      </w:r>
      <w:r w:rsidR="00CA5FA2">
        <w:t xml:space="preserve">at the highest volume (red) </w:t>
      </w:r>
      <w:r>
        <w:t>are concentrated around inner CBD major rail stations; notably Flinders Street Station</w:t>
      </w:r>
      <w:r w:rsidR="00CA5FA2">
        <w:t>, Southern Cross Station, Richmond Station and Melbourne Central.    These are the highest volume stations.</w:t>
      </w:r>
      <w:r w:rsidR="000C1153">
        <w:t xml:space="preserve">  Since e-scooter trips are only about 1.7-2.0kms long this seems to make a lot of sense.</w:t>
      </w:r>
    </w:p>
    <w:p w14:paraId="56B7DC65" w14:textId="322FE07D" w:rsidR="00CA5FA2" w:rsidRDefault="00CA5FA2" w:rsidP="00454EEB">
      <w:pPr>
        <w:pStyle w:val="ListParagraph"/>
        <w:numPr>
          <w:ilvl w:val="0"/>
          <w:numId w:val="47"/>
        </w:numPr>
      </w:pPr>
      <w:r w:rsidRPr="00CA5FA2">
        <w:t>In general</w:t>
      </w:r>
      <w:r>
        <w:t>, the lowest levels of trip volume are in areas further away from rail stations; medium trip volumes are conti</w:t>
      </w:r>
      <w:r w:rsidR="000C1153">
        <w:t>g</w:t>
      </w:r>
      <w:r>
        <w:t xml:space="preserve">uous between low and </w:t>
      </w:r>
      <w:proofErr w:type="gramStart"/>
      <w:r>
        <w:t>high volume</w:t>
      </w:r>
      <w:proofErr w:type="gramEnd"/>
      <w:r>
        <w:t xml:space="preserve"> zones.</w:t>
      </w:r>
    </w:p>
    <w:p w14:paraId="14965E4A" w14:textId="190AC150" w:rsidR="00CA5FA2" w:rsidRDefault="00AB45D9" w:rsidP="000C1153">
      <w:pPr>
        <w:pStyle w:val="ListParagraph"/>
        <w:numPr>
          <w:ilvl w:val="0"/>
          <w:numId w:val="47"/>
        </w:numPr>
      </w:pPr>
      <w:r w:rsidRPr="000C1153">
        <w:rPr>
          <w:u w:val="single"/>
        </w:rPr>
        <w:t xml:space="preserve">The spatial </w:t>
      </w:r>
      <w:r w:rsidR="000C1153" w:rsidRPr="000C1153">
        <w:rPr>
          <w:u w:val="single"/>
        </w:rPr>
        <w:t>dis</w:t>
      </w:r>
      <w:r w:rsidRPr="000C1153">
        <w:rPr>
          <w:u w:val="single"/>
        </w:rPr>
        <w:t xml:space="preserve">tribution of </w:t>
      </w:r>
      <w:r w:rsidR="000C1153" w:rsidRPr="000C1153">
        <w:rPr>
          <w:u w:val="single"/>
        </w:rPr>
        <w:t>share of rail trips by zone</w:t>
      </w:r>
      <w:r w:rsidR="000C1153">
        <w:t xml:space="preserve"> (Figure 6n) suggests a wider spread of zones around stations; in addition to the CBD stations, </w:t>
      </w:r>
      <w:bookmarkStart w:id="493" w:name="_Hlk161820477"/>
      <w:r w:rsidR="000C1153">
        <w:t xml:space="preserve">less CBD centric zone clusters around </w:t>
      </w:r>
      <w:bookmarkStart w:id="494" w:name="_Hlk161822143"/>
      <w:r w:rsidR="000C1153">
        <w:t xml:space="preserve">Kensington, Parkville, Clifton Hill, North Richmond, Richmond, the Sports Precinct, the Botanic Gardens and Ripponlea </w:t>
      </w:r>
      <w:bookmarkEnd w:id="494"/>
      <w:r w:rsidR="000C1153">
        <w:t>are highlighted as high share zones.  A likely feature of these non-CBD high share clusters is that they have less total e-scooter trips (see Figure 4a) hence the rail related trips they get represent a higher share of trips.</w:t>
      </w:r>
    </w:p>
    <w:p w14:paraId="78DAE944" w14:textId="0133D130" w:rsidR="000C1153" w:rsidRDefault="000C1153" w:rsidP="000C1153">
      <w:pPr>
        <w:pStyle w:val="ListParagraph"/>
        <w:numPr>
          <w:ilvl w:val="0"/>
          <w:numId w:val="47"/>
        </w:numPr>
      </w:pPr>
      <w:bookmarkStart w:id="495" w:name="_Hlk161820501"/>
      <w:bookmarkEnd w:id="493"/>
      <w:proofErr w:type="spellStart"/>
      <w:r>
        <w:t>Fishermans</w:t>
      </w:r>
      <w:proofErr w:type="spellEnd"/>
      <w:r>
        <w:t xml:space="preserve"> Bend stands out as a medium level e-scooter rail related trip share zone but is very far from the CBD and has the lowest public transport service level (Figure 6c).  This seems likely a </w:t>
      </w:r>
      <w:proofErr w:type="gramStart"/>
      <w:r>
        <w:t>case  where</w:t>
      </w:r>
      <w:proofErr w:type="gramEnd"/>
      <w:r>
        <w:t xml:space="preserve"> e-scooters are used from low transit service level areas as a mode to access </w:t>
      </w:r>
      <w:r w:rsidR="002364AB">
        <w:t>from  or egress to rail.    This would represent a significant length of rail access/egress trip well above the average e-scooter trip length of 1.7-2kms</w:t>
      </w:r>
      <w:bookmarkEnd w:id="495"/>
      <w:r w:rsidR="002364AB">
        <w:t>.</w:t>
      </w:r>
    </w:p>
    <w:p w14:paraId="46C33253" w14:textId="15EB12F1" w:rsidR="002364AB" w:rsidRDefault="002364AB" w:rsidP="002364AB">
      <w:pPr>
        <w:pStyle w:val="ListParagraph"/>
        <w:numPr>
          <w:ilvl w:val="0"/>
          <w:numId w:val="47"/>
        </w:numPr>
        <w:sectPr w:rsidR="002364AB" w:rsidSect="00E676A3">
          <w:pgSz w:w="11906" w:h="16838" w:code="9"/>
          <w:pgMar w:top="1418" w:right="1418" w:bottom="1701" w:left="1418" w:header="851" w:footer="1134" w:gutter="0"/>
          <w:cols w:space="708"/>
          <w:titlePg/>
          <w:docGrid w:linePitch="360"/>
        </w:sectPr>
      </w:pPr>
      <w:r>
        <w:t xml:space="preserve">In </w:t>
      </w:r>
      <w:proofErr w:type="gramStart"/>
      <w:r>
        <w:t>general</w:t>
      </w:r>
      <w:proofErr w:type="gramEnd"/>
      <w:r>
        <w:t xml:space="preserve"> the spatial distribution of all mode service level (Figure 6c) supports a link of high service level zones for rail in the CBD being related to high e-scooter rail access volume and share.  </w:t>
      </w:r>
      <w:proofErr w:type="spellStart"/>
      <w:r>
        <w:t>Fishermans</w:t>
      </w:r>
      <w:proofErr w:type="spellEnd"/>
      <w:r>
        <w:t xml:space="preserve"> Bend, Flemington, Kensington, Parkville and Ripponlea are exceptions to this rule; they may </w:t>
      </w:r>
      <w:proofErr w:type="gramStart"/>
      <w:r>
        <w:t>represent  suburbs</w:t>
      </w:r>
      <w:proofErr w:type="gramEnd"/>
      <w:r>
        <w:t xml:space="preserve"> where  e-scooters act as a first-last mile rail access/egress mode.</w:t>
      </w:r>
    </w:p>
    <w:p w14:paraId="670E1804" w14:textId="77777777" w:rsidR="00454EEB" w:rsidRDefault="00454EEB" w:rsidP="00454EEB">
      <w:pPr>
        <w:pStyle w:val="Caption"/>
      </w:pPr>
    </w:p>
    <w:p w14:paraId="2D28309E" w14:textId="7856E304" w:rsidR="00454EEB" w:rsidRDefault="00F133B0" w:rsidP="00397738">
      <w:pPr>
        <w:pStyle w:val="Caption"/>
      </w:pPr>
      <w:r>
        <w:rPr>
          <w:noProof/>
        </w:rPr>
        <w:drawing>
          <wp:inline distT="0" distB="0" distL="0" distR="0" wp14:anchorId="5B75C981" wp14:editId="25825479">
            <wp:extent cx="7553201" cy="53224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93880" cy="5351163"/>
                    </a:xfrm>
                    <a:prstGeom prst="rect">
                      <a:avLst/>
                    </a:prstGeom>
                    <a:noFill/>
                  </pic:spPr>
                </pic:pic>
              </a:graphicData>
            </a:graphic>
          </wp:inline>
        </w:drawing>
      </w:r>
    </w:p>
    <w:p w14:paraId="2C53953C" w14:textId="2AC008E3" w:rsidR="00454EEB" w:rsidRDefault="00454EEB" w:rsidP="00397738">
      <w:pPr>
        <w:pStyle w:val="Caption"/>
        <w:spacing w:before="120"/>
        <w:sectPr w:rsidR="00454EEB" w:rsidSect="00454EEB">
          <w:pgSz w:w="16838" w:h="11906" w:orient="landscape" w:code="9"/>
          <w:pgMar w:top="1418" w:right="1418" w:bottom="1418" w:left="1701" w:header="851" w:footer="1134" w:gutter="0"/>
          <w:cols w:space="708"/>
          <w:titlePg/>
          <w:docGrid w:linePitch="360"/>
        </w:sectPr>
      </w:pPr>
      <w:r>
        <w:t>Figure 6</w:t>
      </w:r>
      <w:r>
        <w:rPr>
          <w:noProof/>
        </w:rPr>
        <w:t xml:space="preserve">: Spatial Distribution of Rail Related </w:t>
      </w:r>
      <w:r>
        <w:t>E-scooter Demand and Public Transport Service Level (October 2022)</w:t>
      </w:r>
    </w:p>
    <w:p w14:paraId="695A9C58" w14:textId="79F584CB" w:rsidR="002364AB" w:rsidRDefault="000B2434" w:rsidP="000B2434">
      <w:pPr>
        <w:pStyle w:val="Heading2"/>
      </w:pPr>
      <w:r w:rsidRPr="000B2434">
        <w:lastRenderedPageBreak/>
        <w:t xml:space="preserve">Change in </w:t>
      </w:r>
      <w:r>
        <w:t xml:space="preserve">Transit </w:t>
      </w:r>
      <w:r w:rsidRPr="000B2434">
        <w:t>service level score between e-scooter trip ends</w:t>
      </w:r>
    </w:p>
    <w:p w14:paraId="5AF465CB" w14:textId="08C927D0" w:rsidR="000B2434" w:rsidRDefault="00190022" w:rsidP="000B2434">
      <w:r>
        <w:t xml:space="preserve">One way to explore how transit service level relates to e-scooter trips is to understand the relative difference between the transit service level at one end of the trip compared to service level at the other end of the trip.  In theory, e-scooter trips </w:t>
      </w:r>
      <w:r w:rsidR="00A93E6F">
        <w:t>that perform a transit first-last mile function should be going from a low service level area to a high service level are and vice-versa for the return trip.  Hence the difference in service level scores between trip ends can act as an indicator for first-last mile trips.</w:t>
      </w:r>
    </w:p>
    <w:p w14:paraId="3A60314E" w14:textId="4E22BF2E" w:rsidR="00A93E6F" w:rsidRDefault="00A93E6F" w:rsidP="000B2434">
      <w:r>
        <w:t xml:space="preserve">Figure 7 shows the temporal distribution of average percentage difference in service level (SI) score by hour for weekday and weekend trips.  </w:t>
      </w:r>
    </w:p>
    <w:p w14:paraId="721B0C71" w14:textId="7BB54B70" w:rsidR="00A93E6F" w:rsidRDefault="00A93E6F" w:rsidP="000B2434">
      <w:r>
        <w:rPr>
          <w:noProof/>
        </w:rPr>
        <w:drawing>
          <wp:inline distT="0" distB="0" distL="0" distR="0" wp14:anchorId="5DCBE86C" wp14:editId="40BF4109">
            <wp:extent cx="5762014" cy="368673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9503" cy="3704327"/>
                    </a:xfrm>
                    <a:prstGeom prst="rect">
                      <a:avLst/>
                    </a:prstGeom>
                    <a:noFill/>
                  </pic:spPr>
                </pic:pic>
              </a:graphicData>
            </a:graphic>
          </wp:inline>
        </w:drawing>
      </w:r>
    </w:p>
    <w:p w14:paraId="668F10B4" w14:textId="0ECE4877" w:rsidR="00A93E6F" w:rsidRDefault="00A93E6F" w:rsidP="00A93E6F">
      <w:pPr>
        <w:pStyle w:val="Caption"/>
      </w:pPr>
      <w:r>
        <w:t>Figure 7</w:t>
      </w:r>
      <w:r>
        <w:rPr>
          <w:noProof/>
        </w:rPr>
        <w:t xml:space="preserve">: Temporal distribution of the perentage difference in </w:t>
      </w:r>
      <w:r w:rsidR="00273AC4">
        <w:rPr>
          <w:noProof/>
        </w:rPr>
        <w:t xml:space="preserve">average </w:t>
      </w:r>
      <w:r>
        <w:rPr>
          <w:noProof/>
        </w:rPr>
        <w:t xml:space="preserve">service </w:t>
      </w:r>
      <w:r w:rsidR="00273AC4">
        <w:rPr>
          <w:noProof/>
        </w:rPr>
        <w:t>l</w:t>
      </w:r>
      <w:r>
        <w:rPr>
          <w:noProof/>
        </w:rPr>
        <w:t>evel (SI) scores between each trip end of all e-scooter trips</w:t>
      </w:r>
    </w:p>
    <w:p w14:paraId="7BB749EA" w14:textId="419B9563" w:rsidR="00A93E6F" w:rsidRDefault="00A93E6F" w:rsidP="000B2434"/>
    <w:p w14:paraId="260D3003" w14:textId="15A864A2" w:rsidR="00A93E6F" w:rsidRDefault="00A93E6F" w:rsidP="00A93E6F">
      <w:r>
        <w:t>Figure 7 indicates that:</w:t>
      </w:r>
    </w:p>
    <w:p w14:paraId="78296853" w14:textId="28880F93" w:rsidR="00A93E6F" w:rsidRDefault="00A93E6F" w:rsidP="00A93E6F">
      <w:pPr>
        <w:pStyle w:val="ListParagraph"/>
        <w:numPr>
          <w:ilvl w:val="0"/>
          <w:numId w:val="48"/>
        </w:numPr>
      </w:pPr>
      <w:r>
        <w:t xml:space="preserve">As a percentage, the average difference in service level scores of all e-scooter trips is not very high; </w:t>
      </w:r>
      <w:proofErr w:type="spellStart"/>
      <w:r>
        <w:t>its</w:t>
      </w:r>
      <w:proofErr w:type="spellEnd"/>
      <w:r>
        <w:t xml:space="preserve"> between 4 and 7%.  This reflects the high concentration of trips in high service level zones and suggests limited e-scooter travel to low service level areas.</w:t>
      </w:r>
    </w:p>
    <w:p w14:paraId="06CA4350" w14:textId="671F2725" w:rsidR="00A93E6F" w:rsidRDefault="00A93E6F" w:rsidP="00A93E6F">
      <w:pPr>
        <w:pStyle w:val="ListParagraph"/>
        <w:numPr>
          <w:ilvl w:val="0"/>
          <w:numId w:val="48"/>
        </w:numPr>
      </w:pPr>
      <w:r>
        <w:t xml:space="preserve">The highest percentage differences in e-scooter trip end transit service level scores are in the early hours of the day; between 3a.m. and 8 a.m.   These high difference values are larger on weekdays and coincide with the times when </w:t>
      </w:r>
      <w:r w:rsidR="00273AC4">
        <w:t>there is a significantly high volume of e-scooter trips (Figure 3a) and very low transit service level (Figure 3b).  This is also the time where the share of rail related e-scooter trips is highest (Figure 5a).</w:t>
      </w:r>
    </w:p>
    <w:p w14:paraId="380AAB8F" w14:textId="0E93BE2F" w:rsidR="00273AC4" w:rsidRDefault="00273AC4" w:rsidP="00A93E6F">
      <w:pPr>
        <w:pStyle w:val="ListParagraph"/>
        <w:numPr>
          <w:ilvl w:val="0"/>
          <w:numId w:val="48"/>
        </w:numPr>
      </w:pPr>
      <w:r>
        <w:t>After 8a.m. and for the rest of the day;</w:t>
      </w:r>
      <w:del w:id="496" w:author="James Reynolds" w:date="2024-04-03T09:26:00Z">
        <w:r w:rsidDel="00E62921">
          <w:delText xml:space="preserve"> </w:delText>
        </w:r>
      </w:del>
      <w:r>
        <w:t xml:space="preserve"> the percentage absolute difference in trip end service level is relatively constant and </w:t>
      </w:r>
      <w:proofErr w:type="spellStart"/>
      <w:r>
        <w:t>and</w:t>
      </w:r>
      <w:proofErr w:type="spellEnd"/>
      <w:r>
        <w:t xml:space="preserve"> quite small;</w:t>
      </w:r>
      <w:del w:id="497" w:author="James Reynolds" w:date="2024-04-03T09:26:00Z">
        <w:r w:rsidDel="00E62921">
          <w:delText xml:space="preserve"> </w:delText>
        </w:r>
      </w:del>
      <w:r>
        <w:t xml:space="preserve"> around 4%.</w:t>
      </w:r>
    </w:p>
    <w:p w14:paraId="08BEC8B7" w14:textId="58C6D89D" w:rsidR="00A93E6F" w:rsidRDefault="006D34F0" w:rsidP="000B2434">
      <w:r>
        <w:t>Figure 8 explores if the differences in service level</w:t>
      </w:r>
      <w:r w:rsidR="00C06207">
        <w:t xml:space="preserve"> between e-scooter trip ends is difference for rail related trips compared to non-rail related trips.   It also explores if this varies by e-scooter trip length.  </w:t>
      </w:r>
    </w:p>
    <w:p w14:paraId="5F70F6C5" w14:textId="0BB7C773" w:rsidR="00C06207" w:rsidRDefault="00C06207" w:rsidP="000B2434"/>
    <w:p w14:paraId="246B3F20" w14:textId="4A4A5CA9" w:rsidR="00C06207" w:rsidRDefault="00C06207" w:rsidP="000B2434">
      <w:r>
        <w:rPr>
          <w:noProof/>
        </w:rPr>
        <w:lastRenderedPageBreak/>
        <w:drawing>
          <wp:inline distT="0" distB="0" distL="0" distR="0" wp14:anchorId="3313C320" wp14:editId="0A1E8591">
            <wp:extent cx="5645845" cy="41523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3936" cy="4165670"/>
                    </a:xfrm>
                    <a:prstGeom prst="rect">
                      <a:avLst/>
                    </a:prstGeom>
                    <a:noFill/>
                  </pic:spPr>
                </pic:pic>
              </a:graphicData>
            </a:graphic>
          </wp:inline>
        </w:drawing>
      </w:r>
    </w:p>
    <w:p w14:paraId="2FC5B3C0" w14:textId="732C5722" w:rsidR="00C06207" w:rsidRDefault="00C06207" w:rsidP="00C06207">
      <w:pPr>
        <w:pStyle w:val="Caption"/>
      </w:pPr>
      <w:r>
        <w:t>Figure 8</w:t>
      </w:r>
      <w:r>
        <w:rPr>
          <w:noProof/>
        </w:rPr>
        <w:t>: Absolute difference in average service level (SI) scores between each trip end of all e-scooter trips and its variation with e-scooter trip length (km)</w:t>
      </w:r>
    </w:p>
    <w:p w14:paraId="194E6D03" w14:textId="70B8CD0D" w:rsidR="000B2434" w:rsidRDefault="000B2434" w:rsidP="000B2434"/>
    <w:p w14:paraId="7C9F5811" w14:textId="52CEEB66" w:rsidR="000B2434" w:rsidRDefault="00C06207" w:rsidP="000B2434">
      <w:r>
        <w:t>Figure 8 indicates that:</w:t>
      </w:r>
    </w:p>
    <w:p w14:paraId="67298EEE" w14:textId="6320ADED" w:rsidR="00C06207" w:rsidRDefault="00C06207" w:rsidP="00C06207">
      <w:pPr>
        <w:pStyle w:val="ListParagraph"/>
        <w:numPr>
          <w:ilvl w:val="0"/>
          <w:numId w:val="49"/>
        </w:numPr>
      </w:pPr>
      <w:commentRangeStart w:id="498"/>
      <w:r>
        <w:t xml:space="preserve">The absolute difference in average service level scores are larger </w:t>
      </w:r>
      <w:commentRangeEnd w:id="498"/>
      <w:r w:rsidR="00E62921">
        <w:rPr>
          <w:rStyle w:val="CommentReference"/>
        </w:rPr>
        <w:commentReference w:id="498"/>
      </w:r>
      <w:r>
        <w:t>for rail</w:t>
      </w:r>
      <w:ins w:id="499" w:author="James Reynolds" w:date="2024-04-03T09:26:00Z">
        <w:r w:rsidR="00E62921">
          <w:t>-</w:t>
        </w:r>
      </w:ins>
      <w:del w:id="500" w:author="James Reynolds" w:date="2024-04-03T09:26:00Z">
        <w:r w:rsidDel="00E62921">
          <w:delText xml:space="preserve"> </w:delText>
        </w:r>
      </w:del>
      <w:r>
        <w:t xml:space="preserve">related trips compared to non-rail related trips.  This implies </w:t>
      </w:r>
      <w:r w:rsidR="003F558C">
        <w:t>that rail</w:t>
      </w:r>
      <w:ins w:id="501" w:author="James Reynolds" w:date="2024-04-03T09:26:00Z">
        <w:r w:rsidR="00E62921">
          <w:t>-related trips</w:t>
        </w:r>
      </w:ins>
      <w:r w:rsidR="003F558C">
        <w:t xml:space="preserve"> involve</w:t>
      </w:r>
      <w:del w:id="502" w:author="James Reynolds" w:date="2024-04-03T09:27:00Z">
        <w:r w:rsidR="003F558C" w:rsidDel="00E62921">
          <w:delText>s</w:delText>
        </w:r>
      </w:del>
      <w:r w:rsidR="003F558C">
        <w:t xml:space="preserve"> a degree of travel to/from high service level zones (the station) to/from lower service level zones.  This matches a first</w:t>
      </w:r>
      <w:ins w:id="503" w:author="James Reynolds" w:date="2024-04-03T09:27:00Z">
        <w:r w:rsidR="00E62921">
          <w:t>-</w:t>
        </w:r>
      </w:ins>
      <w:del w:id="504" w:author="James Reynolds" w:date="2024-04-03T09:27:00Z">
        <w:r w:rsidR="003F558C" w:rsidDel="00E62921">
          <w:delText xml:space="preserve"> </w:delText>
        </w:r>
      </w:del>
      <w:r w:rsidR="003F558C">
        <w:t xml:space="preserve">last mile trip role profile.  </w:t>
      </w:r>
    </w:p>
    <w:p w14:paraId="4BDA7E2F" w14:textId="7AFCAC6A" w:rsidR="003F558C" w:rsidRDefault="003F558C" w:rsidP="00C06207">
      <w:pPr>
        <w:pStyle w:val="ListParagraph"/>
        <w:numPr>
          <w:ilvl w:val="0"/>
          <w:numId w:val="49"/>
        </w:numPr>
      </w:pPr>
      <w:commentRangeStart w:id="505"/>
      <w:r>
        <w:t xml:space="preserve">Average service levels for both rail and </w:t>
      </w:r>
      <w:proofErr w:type="spellStart"/>
      <w:proofErr w:type="gramStart"/>
      <w:r>
        <w:t>non rail</w:t>
      </w:r>
      <w:proofErr w:type="spellEnd"/>
      <w:proofErr w:type="gramEnd"/>
      <w:r>
        <w:t xml:space="preserve"> related e-scooter trips generally increase with distance</w:t>
      </w:r>
      <w:commentRangeEnd w:id="505"/>
      <w:r w:rsidR="00E62921">
        <w:rPr>
          <w:rStyle w:val="CommentReference"/>
        </w:rPr>
        <w:commentReference w:id="505"/>
      </w:r>
      <w:r>
        <w:t xml:space="preserve">;  trip longer than 3kms long don’t match this pattern (however a very low share of trips are longer than 3km for both rail and </w:t>
      </w:r>
      <w:proofErr w:type="spellStart"/>
      <w:r>
        <w:t>non rail</w:t>
      </w:r>
      <w:proofErr w:type="spellEnd"/>
      <w:r>
        <w:t xml:space="preserve"> related e-scooter trips</w:t>
      </w:r>
    </w:p>
    <w:p w14:paraId="5E82AC78" w14:textId="32454756" w:rsidR="003F558C" w:rsidRPr="00CA2205" w:rsidRDefault="003F558C" w:rsidP="003F558C">
      <w:r>
        <w:t xml:space="preserve">While e-scooter </w:t>
      </w:r>
      <w:r w:rsidRPr="003F558C">
        <w:rPr>
          <w:u w:val="single"/>
        </w:rPr>
        <w:t>average</w:t>
      </w:r>
      <w:r>
        <w:t xml:space="preserve"> difference in trip end service level increases with distance (Figure 8) there is much scatter in actual service levels scores around the mean.   A regression of actual rail related scores </w:t>
      </w:r>
      <w:proofErr w:type="gramStart"/>
      <w:r>
        <w:t>against  trip</w:t>
      </w:r>
      <w:proofErr w:type="gramEnd"/>
      <w:r>
        <w:t xml:space="preserve"> distance provided a best fit R</w:t>
      </w:r>
      <w:r>
        <w:rPr>
          <w:vertAlign w:val="superscript"/>
        </w:rPr>
        <w:t xml:space="preserve">2 </w:t>
      </w:r>
      <w:r w:rsidRPr="003F558C">
        <w:t>value of</w:t>
      </w:r>
      <w:r>
        <w:rPr>
          <w:vertAlign w:val="superscript"/>
        </w:rPr>
        <w:t xml:space="preserve"> </w:t>
      </w:r>
      <w:r w:rsidRPr="003F558C">
        <w:t>0.11</w:t>
      </w:r>
      <w:r>
        <w:t xml:space="preserve"> suggesting only 11% of the variation in rail related differences in trip end service level scores can be explained by trip distance.  Clearly there are many factors than just service level and distance impacting e-scooter rail related trips.</w:t>
      </w:r>
    </w:p>
    <w:p w14:paraId="516AD0CE" w14:textId="76425242" w:rsidR="00ED55A0" w:rsidRDefault="00ED55A0" w:rsidP="00ED55A0">
      <w:pPr>
        <w:pStyle w:val="Heading1"/>
      </w:pPr>
      <w:r>
        <w:t>Discussion and Conclusions</w:t>
      </w:r>
    </w:p>
    <w:p w14:paraId="26B7CE4F" w14:textId="113D39ED" w:rsidR="00CA2205" w:rsidRDefault="00CA2205" w:rsidP="00CA2205">
      <w:r>
        <w:t xml:space="preserve">This paper explores links between the spatial and temporal patterns of e-scooter use and how this relates to public transport in inner cities, particular in relation to the level of service provided by public transport.    The research has an interest in the degree of complementary and competitive roles which e-scooters play in </w:t>
      </w:r>
      <w:r>
        <w:lastRenderedPageBreak/>
        <w:t xml:space="preserve">relation to public transport.  It </w:t>
      </w:r>
      <w:del w:id="506" w:author="James Reynolds" w:date="2024-04-03T09:29:00Z">
        <w:r w:rsidDel="00E62921">
          <w:delText xml:space="preserve">is </w:delText>
        </w:r>
      </w:del>
      <w:r>
        <w:t>test</w:t>
      </w:r>
      <w:del w:id="507" w:author="James Reynolds" w:date="2024-04-03T09:29:00Z">
        <w:r w:rsidDel="00E62921">
          <w:delText>ing</w:delText>
        </w:r>
      </w:del>
      <w:ins w:id="508" w:author="James Reynolds" w:date="2024-04-03T09:29:00Z">
        <w:r w:rsidR="00E62921">
          <w:t>s</w:t>
        </w:r>
      </w:ins>
      <w:r>
        <w:t xml:space="preserve"> the hypothesis that e-scooter use is stronger in areas where inner area transit offers a poorer quality service.  The implication of this hypothesis is that e-scooters may be a ‘gap filler’ in inner area travel providing first-last mile access to transit.  </w:t>
      </w:r>
    </w:p>
    <w:p w14:paraId="747270CE" w14:textId="03C1FDB9" w:rsidR="00CA2205" w:rsidRDefault="00CA2205" w:rsidP="00CA2205">
      <w:commentRangeStart w:id="509"/>
      <w:del w:id="510" w:author="James Reynolds" w:date="2024-04-03T09:29:00Z">
        <w:r w:rsidDel="00E62921">
          <w:delText xml:space="preserve">The research literature has mixed conclusions regarding the extent to which e-scooters act to complement or compete with transit.  </w:delText>
        </w:r>
      </w:del>
      <w:r>
        <w:t>Key findings of our e-scooter trip patterns and transit service level analysis are that:</w:t>
      </w:r>
    </w:p>
    <w:p w14:paraId="655E934F" w14:textId="77777777" w:rsidR="00CA2205" w:rsidRDefault="00CA2205" w:rsidP="00CA2205">
      <w:pPr>
        <w:pStyle w:val="ListParagraph"/>
        <w:numPr>
          <w:ilvl w:val="0"/>
          <w:numId w:val="50"/>
        </w:numPr>
        <w:spacing w:before="0" w:after="160" w:line="259" w:lineRule="auto"/>
        <w:contextualSpacing/>
      </w:pPr>
      <w:r>
        <w:t>The strongest evidence of ‘gaps’ in transit service level where e-scooter use are high are from the temporal analysis (Figure 3</w:t>
      </w:r>
      <w:proofErr w:type="gramStart"/>
      <w:r>
        <w:t>);  between</w:t>
      </w:r>
      <w:proofErr w:type="gramEnd"/>
      <w:r>
        <w:t xml:space="preserve"> midnight and 5a.m. on both weekday and weekend days a substantial e-scooter demand is apparent at times when transit service is unavailable.   This represents 10% of all weekday and 15% of all weekend day e-scooter travel.</w:t>
      </w:r>
    </w:p>
    <w:p w14:paraId="78461CEE" w14:textId="77777777" w:rsidR="00CA2205" w:rsidRDefault="00CA2205" w:rsidP="00CA2205">
      <w:pPr>
        <w:pStyle w:val="ListParagraph"/>
        <w:numPr>
          <w:ilvl w:val="0"/>
          <w:numId w:val="50"/>
        </w:numPr>
        <w:spacing w:before="0" w:after="160" w:line="259" w:lineRule="auto"/>
        <w:contextualSpacing/>
      </w:pPr>
      <w:r>
        <w:t>E-scooter demand is also highest at weekends when transit service levels are lower.</w:t>
      </w:r>
    </w:p>
    <w:p w14:paraId="34D0D17F" w14:textId="50232F53" w:rsidR="00CA2205" w:rsidRDefault="00CA2205" w:rsidP="00CA2205">
      <w:pPr>
        <w:pStyle w:val="ListParagraph"/>
        <w:numPr>
          <w:ilvl w:val="0"/>
          <w:numId w:val="50"/>
        </w:numPr>
        <w:spacing w:before="0" w:after="160" w:line="259" w:lineRule="auto"/>
        <w:contextualSpacing/>
      </w:pPr>
      <w:r>
        <w:t>In general</w:t>
      </w:r>
      <w:ins w:id="511" w:author="James Reynolds" w:date="2024-04-03T09:30:00Z">
        <w:r w:rsidR="00E62921">
          <w:t>,</w:t>
        </w:r>
      </w:ins>
      <w:r>
        <w:t xml:space="preserve"> spatial patterns of e-scooter demand (Figure 4) </w:t>
      </w:r>
      <w:commentRangeStart w:id="512"/>
      <w:r>
        <w:t xml:space="preserve">show strong positive correlations </w:t>
      </w:r>
      <w:commentRangeEnd w:id="512"/>
      <w:r w:rsidR="00E62921">
        <w:rPr>
          <w:rStyle w:val="CommentReference"/>
        </w:rPr>
        <w:commentReference w:id="512"/>
      </w:r>
      <w:r>
        <w:t>with transit service levels, notably in CBD areas and around CBD major rail stations.  There are some spatial gaps in service levels where e-scooter demand density is high and service level low; notably along the bayside ‘strip’ of land between Port Melbourne and St Kilda.  While this might represent a first-last mile transit area; high e-scooter use in this are</w:t>
      </w:r>
      <w:ins w:id="513" w:author="James Reynolds" w:date="2024-04-03T09:31:00Z">
        <w:r w:rsidR="00E62921">
          <w:t>a</w:t>
        </w:r>
      </w:ins>
      <w:r>
        <w:t xml:space="preserve"> </w:t>
      </w:r>
      <w:del w:id="514" w:author="James Reynolds" w:date="2024-04-03T09:31:00Z">
        <w:r w:rsidDel="00E62921">
          <w:delText>is much likely</w:delText>
        </w:r>
      </w:del>
      <w:ins w:id="515" w:author="James Reynolds" w:date="2024-04-03T09:31:00Z">
        <w:r w:rsidR="00E62921">
          <w:t>may be</w:t>
        </w:r>
      </w:ins>
      <w:r>
        <w:t xml:space="preserve"> due to </w:t>
      </w:r>
      <w:del w:id="516" w:author="James Reynolds" w:date="2024-04-03T09:31:00Z">
        <w:r w:rsidDel="00E62921">
          <w:delText xml:space="preserve">significant natural beauty of the strip; </w:delText>
        </w:r>
      </w:del>
      <w:r>
        <w:t xml:space="preserve">its sea views and beaches plus the </w:t>
      </w:r>
      <w:proofErr w:type="gramStart"/>
      <w:r>
        <w:t>high quality</w:t>
      </w:r>
      <w:proofErr w:type="gramEnd"/>
      <w:r>
        <w:t xml:space="preserve"> exclusive bike lane this area enjoys along its full length.</w:t>
      </w:r>
    </w:p>
    <w:p w14:paraId="4A01B281" w14:textId="5ABC524F" w:rsidR="00CA2205" w:rsidRDefault="00CA2205" w:rsidP="00CA2205">
      <w:pPr>
        <w:pStyle w:val="ListParagraph"/>
        <w:numPr>
          <w:ilvl w:val="0"/>
          <w:numId w:val="50"/>
        </w:numPr>
        <w:spacing w:before="0" w:after="160" w:line="259" w:lineRule="auto"/>
        <w:contextualSpacing/>
      </w:pPr>
      <w:r>
        <w:t xml:space="preserve">E-scooter trip ends within 30 metres of rail station access points </w:t>
      </w:r>
      <w:del w:id="517" w:author="James Reynolds" w:date="2024-04-03T09:32:00Z">
        <w:r w:rsidDel="00E62921">
          <w:delText xml:space="preserve">were designated as rail related and their spatial and temporal patterns explored.  These </w:delText>
        </w:r>
      </w:del>
      <w:r>
        <w:t>represented 6-7% of all e-scooter trips</w:t>
      </w:r>
      <w:del w:id="518" w:author="James Reynolds" w:date="2024-04-03T09:33:00Z">
        <w:r w:rsidDel="00E62921">
          <w:delText xml:space="preserve"> and probably under-represent rail</w:delText>
        </w:r>
      </w:del>
      <w:del w:id="519" w:author="James Reynolds" w:date="2024-04-03T09:32:00Z">
        <w:r w:rsidDel="00E62921">
          <w:delText xml:space="preserve"> </w:delText>
        </w:r>
      </w:del>
      <w:del w:id="520" w:author="James Reynolds" w:date="2024-04-03T09:33:00Z">
        <w:r w:rsidDel="00E62921">
          <w:delText>related e-scooter travel</w:delText>
        </w:r>
      </w:del>
      <w:r>
        <w:t xml:space="preserve">.  Slightly less occur at weekends in contrast to total e-scooter travel which is larger at weekends.  </w:t>
      </w:r>
      <w:commentRangeStart w:id="521"/>
      <w:r>
        <w:t>Slightly more (53-55%) start at stations than end there</w:t>
      </w:r>
      <w:commentRangeEnd w:id="521"/>
      <w:r w:rsidR="00E62921">
        <w:rPr>
          <w:rStyle w:val="CommentReference"/>
        </w:rPr>
        <w:commentReference w:id="521"/>
      </w:r>
      <w:r>
        <w:t xml:space="preserve">.  </w:t>
      </w:r>
      <w:commentRangeStart w:id="522"/>
      <w:r>
        <w:t>Typica</w:t>
      </w:r>
      <w:ins w:id="523" w:author="James Reynolds" w:date="2024-04-03T09:33:00Z">
        <w:r w:rsidR="00E62921">
          <w:t>l</w:t>
        </w:r>
      </w:ins>
      <w:r>
        <w:t xml:space="preserve"> trip lengths are 1.7-2km</w:t>
      </w:r>
      <w:ins w:id="524" w:author="James Reynolds" w:date="2024-04-03T09:33:00Z">
        <w:r w:rsidR="00E62921">
          <w:t>,</w:t>
        </w:r>
      </w:ins>
      <w:r>
        <w:t xml:space="preserve"> much the same as non-rail related trips</w:t>
      </w:r>
      <w:commentRangeEnd w:id="522"/>
      <w:r w:rsidR="00E62921">
        <w:rPr>
          <w:rStyle w:val="CommentReference"/>
        </w:rPr>
        <w:commentReference w:id="522"/>
      </w:r>
      <w:r>
        <w:t>.</w:t>
      </w:r>
    </w:p>
    <w:p w14:paraId="3E29CFA3" w14:textId="0AB07ED8" w:rsidR="00CA2205" w:rsidRDefault="00CA2205" w:rsidP="00CA2205">
      <w:pPr>
        <w:pStyle w:val="ListParagraph"/>
        <w:numPr>
          <w:ilvl w:val="0"/>
          <w:numId w:val="50"/>
        </w:numPr>
        <w:spacing w:before="0" w:after="160" w:line="259" w:lineRule="auto"/>
        <w:contextualSpacing/>
      </w:pPr>
      <w:r>
        <w:t xml:space="preserve">Rail related e-scooter travel also demonstrates a demand between </w:t>
      </w:r>
      <w:del w:id="526" w:author="James Reynolds" w:date="2024-04-03T09:34:00Z">
        <w:r w:rsidDel="009742C8">
          <w:delText xml:space="preserve">the </w:delText>
        </w:r>
      </w:del>
      <w:r>
        <w:t xml:space="preserve">midnight </w:t>
      </w:r>
      <w:del w:id="527" w:author="James Reynolds" w:date="2024-04-03T09:34:00Z">
        <w:r w:rsidDel="009742C8">
          <w:delText>to</w:delText>
        </w:r>
      </w:del>
      <w:ins w:id="528" w:author="James Reynolds" w:date="2024-04-03T09:34:00Z">
        <w:r w:rsidR="009742C8">
          <w:t>and</w:t>
        </w:r>
      </w:ins>
      <w:r>
        <w:t xml:space="preserve"> 5a.m. when average transit service levels are low.  However</w:t>
      </w:r>
      <w:ins w:id="529" w:author="James Reynolds" w:date="2024-04-03T09:34:00Z">
        <w:r w:rsidR="009742C8">
          <w:t>,</w:t>
        </w:r>
      </w:ins>
      <w:r>
        <w:t xml:space="preserve"> this represents a much smaller share of </w:t>
      </w:r>
      <w:proofErr w:type="gramStart"/>
      <w:r>
        <w:t>all day</w:t>
      </w:r>
      <w:proofErr w:type="gramEnd"/>
      <w:r>
        <w:t xml:space="preserve"> e-scooter rail related travel; 1% on both weekdays and weekend days.   This contrasts with the total e-scooter travel between midnight and 5a.m. (10% weekday and 15% weekend day).  The obvious explanation for this is early hour rail service levels at stations; very little and basic service is provided making rail feeder functions less attractive.</w:t>
      </w:r>
    </w:p>
    <w:p w14:paraId="650F72B5" w14:textId="5BFAEC2A" w:rsidR="00CA2205" w:rsidRDefault="00CA2205" w:rsidP="00CA2205">
      <w:pPr>
        <w:pStyle w:val="ListParagraph"/>
        <w:numPr>
          <w:ilvl w:val="0"/>
          <w:numId w:val="50"/>
        </w:numPr>
        <w:spacing w:before="0" w:after="160" w:line="259" w:lineRule="auto"/>
        <w:contextualSpacing/>
      </w:pPr>
      <w:r>
        <w:t>Rail related e-scooter trips as a share of total e-scooter demand is quite flat during the day (4-8%) with the exception of the weekday pre-morning peak hours of 5-6a.m. where it represents up to 16% of all e-scooter travel.  This</w:t>
      </w:r>
      <w:del w:id="530" w:author="James Reynolds" w:date="2024-04-03T09:35:00Z">
        <w:r w:rsidDel="009742C8">
          <w:delText xml:space="preserve"> is</w:delText>
        </w:r>
      </w:del>
      <w:r>
        <w:t xml:space="preserve"> suggest</w:t>
      </w:r>
      <w:del w:id="531" w:author="James Reynolds" w:date="2024-04-03T09:35:00Z">
        <w:r w:rsidDel="009742C8">
          <w:delText>ive</w:delText>
        </w:r>
      </w:del>
      <w:ins w:id="532" w:author="James Reynolds" w:date="2024-04-03T09:35:00Z">
        <w:r w:rsidR="009742C8">
          <w:t>s</w:t>
        </w:r>
      </w:ins>
      <w:r>
        <w:t xml:space="preserve"> </w:t>
      </w:r>
      <w:del w:id="533" w:author="James Reynolds" w:date="2024-04-03T09:35:00Z">
        <w:r w:rsidDel="009742C8">
          <w:delText xml:space="preserve">of </w:delText>
        </w:r>
      </w:del>
      <w:r>
        <w:t>an early morning access peak to/from stations for early start employees such as building workers travelling from rail stations to sites within the city.  Although this is a big share of e-scooter travel at that time</w:t>
      </w:r>
      <w:del w:id="534" w:author="James Reynolds" w:date="2024-04-03T09:35:00Z">
        <w:r w:rsidDel="009742C8">
          <w:delText>;</w:delText>
        </w:r>
      </w:del>
      <w:ins w:id="535" w:author="James Reynolds" w:date="2024-04-03T09:35:00Z">
        <w:r w:rsidR="009742C8">
          <w:t>,</w:t>
        </w:r>
      </w:ins>
      <w:r>
        <w:t xml:space="preserve"> </w:t>
      </w:r>
      <w:del w:id="536" w:author="James Reynolds" w:date="2024-04-03T09:35:00Z">
        <w:r w:rsidDel="009742C8">
          <w:delText xml:space="preserve"> </w:delText>
        </w:r>
      </w:del>
      <w:r>
        <w:t>total e-scooter travel then is very small, so it</w:t>
      </w:r>
      <w:del w:id="537" w:author="James Reynolds" w:date="2024-04-03T09:35:00Z">
        <w:r w:rsidDel="009742C8">
          <w:delText>s</w:delText>
        </w:r>
      </w:del>
      <w:ins w:id="538" w:author="James Reynolds" w:date="2024-04-03T09:35:00Z">
        <w:r w:rsidR="009742C8">
          <w:t xml:space="preserve"> is</w:t>
        </w:r>
      </w:ins>
      <w:r>
        <w:t xml:space="preserve"> not a very high total demand.</w:t>
      </w:r>
    </w:p>
    <w:p w14:paraId="1CB0896F" w14:textId="23687E18" w:rsidR="00CA2205" w:rsidRDefault="00CA2205" w:rsidP="00CA2205">
      <w:pPr>
        <w:pStyle w:val="ListParagraph"/>
        <w:numPr>
          <w:ilvl w:val="0"/>
          <w:numId w:val="47"/>
        </w:numPr>
      </w:pPr>
      <w:r>
        <w:t>The spatial distribution of rail</w:t>
      </w:r>
      <w:ins w:id="539" w:author="James Reynolds" w:date="2024-04-03T09:36:00Z">
        <w:r w:rsidR="009742C8">
          <w:t>-</w:t>
        </w:r>
      </w:ins>
      <w:del w:id="540" w:author="James Reynolds" w:date="2024-04-03T09:36:00Z">
        <w:r w:rsidDel="009742C8">
          <w:delText xml:space="preserve"> </w:delText>
        </w:r>
      </w:del>
      <w:r>
        <w:t>related e-scooter trip volume is highly focussed on CBD major rail stations of Flinders Street, Melbourne, Central, Southern Cross and also Richmond (Figure 6a).    The share of all e-scooter trips which are rail</w:t>
      </w:r>
      <w:ins w:id="541" w:author="James Reynolds" w:date="2024-04-03T09:36:00Z">
        <w:r w:rsidR="009742C8">
          <w:t>-</w:t>
        </w:r>
      </w:ins>
      <w:del w:id="542" w:author="James Reynolds" w:date="2024-04-03T09:36:00Z">
        <w:r w:rsidDel="009742C8">
          <w:delText xml:space="preserve"> </w:delText>
        </w:r>
      </w:del>
      <w:r>
        <w:t>related show a wider spread</w:t>
      </w:r>
      <w:del w:id="543" w:author="James Reynolds" w:date="2024-04-03T09:36:00Z">
        <w:r w:rsidDel="009742C8">
          <w:delText xml:space="preserve"> </w:delText>
        </w:r>
      </w:del>
      <w:r>
        <w:t>; less CBD centric zone clusters around Kensington, Parkville, Clifton Hill, North Richmond, Richmond, the Sports Precinct, the Botanic Gardens and Ripponlea are highlighted as high share zones.  A likely feature of these non-CBD high share clusters is that they have less total e-scooter trips (see Figure 4a) hence the rail related trips they get represent a higher share of trips.</w:t>
      </w:r>
    </w:p>
    <w:p w14:paraId="3B952E95" w14:textId="13161464" w:rsidR="00CA2205" w:rsidRDefault="00CA2205" w:rsidP="00CA2205">
      <w:pPr>
        <w:pStyle w:val="ListParagraph"/>
        <w:numPr>
          <w:ilvl w:val="0"/>
          <w:numId w:val="50"/>
        </w:numPr>
        <w:spacing w:before="0" w:after="160" w:line="259" w:lineRule="auto"/>
        <w:contextualSpacing/>
      </w:pPr>
      <w:proofErr w:type="spellStart"/>
      <w:r>
        <w:t>Fishermans</w:t>
      </w:r>
      <w:proofErr w:type="spellEnd"/>
      <w:r>
        <w:t xml:space="preserve"> Bend stands out as a medium level e-scooter rail related trip share zone</w:t>
      </w:r>
      <w:ins w:id="544" w:author="James Reynolds" w:date="2024-04-03T09:36:00Z">
        <w:r w:rsidR="009742C8">
          <w:t>,</w:t>
        </w:r>
      </w:ins>
      <w:r>
        <w:t xml:space="preserve"> but is very far from the CBD and has the lowest public transport service level (Figure 6c).  This seems likely a case</w:t>
      </w:r>
      <w:del w:id="545" w:author="James Reynolds" w:date="2024-04-03T09:36:00Z">
        <w:r w:rsidDel="009742C8">
          <w:delText xml:space="preserve"> </w:delText>
        </w:r>
      </w:del>
      <w:r>
        <w:t xml:space="preserve"> where e-scooters are used from low transit service level areas as a mode to access from</w:t>
      </w:r>
      <w:del w:id="546" w:author="James Reynolds" w:date="2024-04-03T09:36:00Z">
        <w:r w:rsidDel="009742C8">
          <w:delText xml:space="preserve"> </w:delText>
        </w:r>
      </w:del>
      <w:r>
        <w:t xml:space="preserve"> or egress to rail.    </w:t>
      </w:r>
      <w:commentRangeStart w:id="547"/>
      <w:r>
        <w:t>This would represent a significant length of rail access/egress trip well above the average e-scooter trip length of 1.7-2kms</w:t>
      </w:r>
      <w:ins w:id="548" w:author="James Reynolds" w:date="2024-04-03T09:36:00Z">
        <w:r w:rsidR="009742C8">
          <w:t>.</w:t>
        </w:r>
      </w:ins>
      <w:commentRangeEnd w:id="547"/>
      <w:ins w:id="549" w:author="James Reynolds" w:date="2024-04-03T09:37:00Z">
        <w:r w:rsidR="009742C8">
          <w:rPr>
            <w:rStyle w:val="CommentReference"/>
          </w:rPr>
          <w:commentReference w:id="547"/>
        </w:r>
      </w:ins>
    </w:p>
    <w:p w14:paraId="6528DA00" w14:textId="658C9EB2" w:rsidR="00CA2205" w:rsidRDefault="00CA2205" w:rsidP="00CA2205">
      <w:pPr>
        <w:pStyle w:val="ListParagraph"/>
        <w:numPr>
          <w:ilvl w:val="0"/>
          <w:numId w:val="50"/>
        </w:numPr>
        <w:spacing w:before="0" w:after="160" w:line="259" w:lineRule="auto"/>
        <w:contextualSpacing/>
      </w:pPr>
      <w:r>
        <w:t xml:space="preserve">The difference in transit service level score between e-scooter trip ends was explored to test the hypothesis that high differences are indicative of first-last mile trips between high service level stations and low service level suburbs (and vice versa). </w:t>
      </w:r>
      <w:commentRangeStart w:id="550"/>
      <w:ins w:id="551" w:author="James Reynolds" w:date="2024-04-03T09:37:00Z">
        <w:r w:rsidR="009742C8">
          <w:t>The</w:t>
        </w:r>
      </w:ins>
      <w:del w:id="552" w:author="James Reynolds" w:date="2024-04-03T09:37:00Z">
        <w:r w:rsidDel="009742C8">
          <w:delText xml:space="preserve"> Research found that</w:delText>
        </w:r>
      </w:del>
      <w:r>
        <w:t xml:space="preserve"> average difference in trip end scores were small (of the order of 4%) suggesting first-last mile trip patterns are not widely spread.  </w:t>
      </w:r>
      <w:commentRangeEnd w:id="550"/>
      <w:r w:rsidR="009742C8">
        <w:rPr>
          <w:rStyle w:val="CommentReference"/>
        </w:rPr>
        <w:commentReference w:id="550"/>
      </w:r>
      <w:r>
        <w:t xml:space="preserve">Interestingly average differences were larger between 3 to 8a.m. where high levels of e-scooter trips occur (midnight to 4 </w:t>
      </w:r>
      <w:r>
        <w:lastRenderedPageBreak/>
        <w:t xml:space="preserve">a.m.) and also when the high share of e-scooter rail related trips occur (8a.m.).  Analysis also suggested that average differences in service levels between e-scooter trip ends increases with trip distance.  </w:t>
      </w:r>
      <w:proofErr w:type="gramStart"/>
      <w:r>
        <w:t>Also</w:t>
      </w:r>
      <w:proofErr w:type="gramEnd"/>
      <w:r>
        <w:t xml:space="preserve"> in general, rail related trips had higher differences in trip end service level scores than non-rail related trips; suggesting some evidence of a first-last mile role for rail related trips; however given the size of these differences; the scale of this role seems small.  It is however interesting that average differences are larger for longer rail related e-scooter trips.  </w:t>
      </w:r>
      <w:proofErr w:type="gramStart"/>
      <w:r>
        <w:t>However</w:t>
      </w:r>
      <w:proofErr w:type="gramEnd"/>
      <w:r>
        <w:t xml:space="preserve"> in practice actual scores show much scatter around the mean; a regression of scores against distance suggested distance explained only 11% of variation in differences in trip end scores.</w:t>
      </w:r>
      <w:commentRangeEnd w:id="509"/>
      <w:r w:rsidR="009742C8">
        <w:rPr>
          <w:rStyle w:val="CommentReference"/>
        </w:rPr>
        <w:commentReference w:id="509"/>
      </w:r>
    </w:p>
    <w:p w14:paraId="6B4023F7" w14:textId="149C29D6" w:rsidR="00CA2205" w:rsidRDefault="00CA2205" w:rsidP="00CA2205">
      <w:bookmarkStart w:id="553" w:name="_Hlk161823278"/>
      <w:r>
        <w:t>Overall</w:t>
      </w:r>
      <w:ins w:id="554" w:author="James Reynolds" w:date="2024-04-03T09:38:00Z">
        <w:r w:rsidR="009742C8">
          <w:t>,</w:t>
        </w:r>
      </w:ins>
      <w:r>
        <w:t xml:space="preserve"> we find e-scooter demand is highly concentrated in areas and at times when transit service levels are highest.  This is </w:t>
      </w:r>
      <w:del w:id="555" w:author="James Reynolds" w:date="2024-04-03T09:40:00Z">
        <w:r w:rsidDel="009742C8">
          <w:delText xml:space="preserve">highly </w:delText>
        </w:r>
      </w:del>
      <w:r>
        <w:t>suggest</w:t>
      </w:r>
      <w:del w:id="556" w:author="James Reynolds" w:date="2024-04-03T09:40:00Z">
        <w:r w:rsidDel="009742C8">
          <w:delText>ed</w:delText>
        </w:r>
      </w:del>
      <w:ins w:id="557" w:author="James Reynolds" w:date="2024-04-03T09:40:00Z">
        <w:r w:rsidR="009742C8">
          <w:t>s</w:t>
        </w:r>
      </w:ins>
      <w:r>
        <w:t xml:space="preserve"> </w:t>
      </w:r>
      <w:del w:id="558" w:author="James Reynolds" w:date="2024-04-03T09:40:00Z">
        <w:r w:rsidDel="009742C8">
          <w:delText xml:space="preserve">of </w:delText>
        </w:r>
      </w:del>
      <w:r>
        <w:t>a more competitive role for e-scooters</w:t>
      </w:r>
      <w:ins w:id="559" w:author="James Reynolds" w:date="2024-04-03T09:40:00Z">
        <w:r w:rsidR="009742C8">
          <w:t>,</w:t>
        </w:r>
      </w:ins>
      <w:r>
        <w:t xml:space="preserve"> rather than complementary with public transport.  </w:t>
      </w:r>
      <w:commentRangeStart w:id="560"/>
      <w:r>
        <w:t>In general</w:t>
      </w:r>
      <w:ins w:id="561" w:author="James Reynolds" w:date="2024-04-03T09:40:00Z">
        <w:r w:rsidR="009742C8">
          <w:t>,</w:t>
        </w:r>
      </w:ins>
      <w:r>
        <w:t xml:space="preserve"> we therefore conclude that the widespread application of the hypothesis that e-scooters </w:t>
      </w:r>
      <w:ins w:id="562" w:author="James Reynolds" w:date="2024-04-03T09:44:00Z">
        <w:r w:rsidR="009742C8">
          <w:t xml:space="preserve">always </w:t>
        </w:r>
      </w:ins>
      <w:r>
        <w:t>act as a ‘gap filler’ for areas of low transit and that first</w:t>
      </w:r>
      <w:del w:id="563" w:author="James Reynolds" w:date="2024-04-03T09:43:00Z">
        <w:r w:rsidDel="009742C8">
          <w:delText xml:space="preserve"> </w:delText>
        </w:r>
      </w:del>
      <w:ins w:id="564" w:author="James Reynolds" w:date="2024-04-03T09:43:00Z">
        <w:r w:rsidR="009742C8">
          <w:t>-</w:t>
        </w:r>
      </w:ins>
      <w:r>
        <w:t>last mile to transit behaviours dominate is disproven.</w:t>
      </w:r>
      <w:commentRangeEnd w:id="560"/>
      <w:r w:rsidR="009742C8">
        <w:rPr>
          <w:rStyle w:val="CommentReference"/>
        </w:rPr>
        <w:commentReference w:id="560"/>
      </w:r>
      <w:r>
        <w:t xml:space="preserve">   </w:t>
      </w:r>
    </w:p>
    <w:p w14:paraId="16B09F23" w14:textId="77912A8E" w:rsidR="00CA2205" w:rsidRDefault="00CA2205" w:rsidP="00CA2205">
      <w:r>
        <w:t>Nevertheless</w:t>
      </w:r>
      <w:ins w:id="565" w:author="James Reynolds" w:date="2024-04-03T09:43:00Z">
        <w:r w:rsidR="009742C8">
          <w:t>,</w:t>
        </w:r>
      </w:ins>
      <w:r>
        <w:t xml:space="preserve"> we have found limited and specific evidence of times and areas where ‘gap filling’ and first</w:t>
      </w:r>
      <w:del w:id="566" w:author="James Reynolds" w:date="2024-04-03T09:43:00Z">
        <w:r w:rsidDel="009742C8">
          <w:delText xml:space="preserve"> </w:delText>
        </w:r>
      </w:del>
      <w:ins w:id="567" w:author="James Reynolds" w:date="2024-04-03T09:43:00Z">
        <w:r w:rsidR="009742C8">
          <w:t>-</w:t>
        </w:r>
      </w:ins>
      <w:r>
        <w:t xml:space="preserve">last mile trips are apparent.  </w:t>
      </w:r>
      <w:bookmarkEnd w:id="553"/>
      <w:r>
        <w:t xml:space="preserve">Early hour e-scooter travel is a reasonably share of the market (10-15%) and its link to lack of transit at these times is a clear rationale for these trips.  Alternatives at this time such as taxis may also be expensive.    Higher e-scooter travel at weekends may also be linked to lower transit service level.  Spatial gaps in transit where e-scooter may be a gap filler were harder to identify.  Of these </w:t>
      </w:r>
      <w:proofErr w:type="spellStart"/>
      <w:r>
        <w:t>Fishermans</w:t>
      </w:r>
      <w:proofErr w:type="spellEnd"/>
      <w:r>
        <w:t xml:space="preserve"> Bend (Figure 6b) for long rail related e-scooter trips is the most obvious.  High shares of rail related e-scooter trips around non-CBD areas of Kensington, Parkville, Clifton Hill, North Richmond, Richmond, the Sports Precinct, the Botanic Gardens and Ripponlea are others.   The generally higher differences between service level at e-scooter trip ends for rail related trips is also suggestive of a larger first last mile function for these trips; though its scale is not large.</w:t>
      </w:r>
    </w:p>
    <w:p w14:paraId="10D5C47B" w14:textId="1ACF6ECA" w:rsidR="00CA2205" w:rsidRDefault="00CA2205" w:rsidP="00CA2205">
      <w:r>
        <w:t>So</w:t>
      </w:r>
      <w:ins w:id="568" w:author="James Reynolds" w:date="2024-04-03T09:44:00Z">
        <w:r w:rsidR="00B97AEC">
          <w:t>,</w:t>
        </w:r>
      </w:ins>
      <w:r>
        <w:t xml:space="preserve"> what are the implications of these findings for planning practice.  Most findings suggest an overlap between e-scooter travel and transit service level and hence capacity.   This is problematic from a government pricing perspective because transit is heavily subsidised due to congestion relief, environmental and social benefits.  E-scooters competing with transit act to erode farebox revenue and hence increase</w:t>
      </w:r>
      <w:ins w:id="569" w:author="James Reynolds" w:date="2024-04-03T09:45:00Z">
        <w:r w:rsidR="00B97AEC">
          <w:t xml:space="preserve"> the</w:t>
        </w:r>
      </w:ins>
      <w:r>
        <w:t xml:space="preserve"> subsidie</w:t>
      </w:r>
      <w:ins w:id="570" w:author="James Reynolds" w:date="2024-04-03T09:45:00Z">
        <w:r w:rsidR="00B97AEC">
          <w:t>s needed</w:t>
        </w:r>
      </w:ins>
      <w:del w:id="571" w:author="James Reynolds" w:date="2024-04-03T09:45:00Z">
        <w:r w:rsidDel="00B97AEC">
          <w:delText>s</w:delText>
        </w:r>
      </w:del>
      <w:r>
        <w:t>; it may also represent ‘over-supply’ and potential congestion in busy CBD areas.  A counter argument is that inner area transit, notably trams, are very highly crowded in inner areas and that e-scooters might act a form of crowding relief for trams.  A further consideration is that users have actively chosen to use e-scooters over transit implying they see consumer benefits.</w:t>
      </w:r>
    </w:p>
    <w:p w14:paraId="73DF5016" w14:textId="77777777" w:rsidR="00CA2205" w:rsidRDefault="00CA2205" w:rsidP="00CA2205">
      <w:r>
        <w:t>We have found some, though limited, evidence that e-scooters act as a first last mile mode providing a gap filler role to access areas and times when transit is not provided.  This provides strong support for e-scooters to improve inner area mobility supporting transit as the larger distance sustainable travel alternative.  Policy should seek to enhance e-scooters in this area implementing measures such as joint ticketing, information and marketing programs including e-scooter parking areas at transit stops (none of which are current policy in Melbourne).</w:t>
      </w:r>
    </w:p>
    <w:p w14:paraId="59105F0A" w14:textId="0926992B" w:rsidR="00CA2205" w:rsidRDefault="00CA2205" w:rsidP="00CA2205">
      <w:r>
        <w:t xml:space="preserve">There are many limitations to this research; </w:t>
      </w:r>
      <w:del w:id="572" w:author="James Reynolds" w:date="2024-04-03T09:46:00Z">
        <w:r w:rsidDel="00B97AEC">
          <w:delText xml:space="preserve"> </w:delText>
        </w:r>
      </w:del>
      <w:r>
        <w:t>the aggregation of analysis to SA1 levels removes much detail in trip patterns and could be further explores in future research.  The designation of rail</w:t>
      </w:r>
      <w:ins w:id="573" w:author="James Reynolds" w:date="2024-04-03T09:46:00Z">
        <w:r w:rsidR="00B97AEC">
          <w:t>-</w:t>
        </w:r>
      </w:ins>
      <w:del w:id="574" w:author="James Reynolds" w:date="2024-04-03T09:46:00Z">
        <w:r w:rsidDel="00B97AEC">
          <w:delText xml:space="preserve"> </w:delText>
        </w:r>
      </w:del>
      <w:r>
        <w:t>related trips using the 30 meters station entrance threshold is clearly only an approximation.  Ideally future trip data would be linked to user surveys such that actual trip ends for all transit related trips (all modes) could be better understood.  The focus of this analysis on rail</w:t>
      </w:r>
      <w:ins w:id="575" w:author="James Reynolds" w:date="2024-04-03T09:46:00Z">
        <w:r w:rsidR="00B97AEC">
          <w:t>-</w:t>
        </w:r>
      </w:ins>
      <w:del w:id="576" w:author="James Reynolds" w:date="2024-04-03T09:46:00Z">
        <w:r w:rsidDel="00B97AEC">
          <w:delText xml:space="preserve"> </w:delText>
        </w:r>
      </w:del>
      <w:r>
        <w:t>only transit is also limiting;</w:t>
      </w:r>
      <w:del w:id="577" w:author="James Reynolds" w:date="2024-04-03T09:46:00Z">
        <w:r w:rsidDel="00B97AEC">
          <w:delText xml:space="preserve"> </w:delText>
        </w:r>
      </w:del>
      <w:r>
        <w:t xml:space="preserve"> analysis of bus and tram related e-scooter travel is a worthwhile area for future research.</w:t>
      </w:r>
    </w:p>
    <w:p w14:paraId="641AF6FF" w14:textId="10BB008D" w:rsidR="00CA2205" w:rsidRDefault="00CA2205" w:rsidP="00CA2205">
      <w:r>
        <w:lastRenderedPageBreak/>
        <w:t>Overall</w:t>
      </w:r>
      <w:ins w:id="578" w:author="James Reynolds" w:date="2024-04-03T09:46:00Z">
        <w:r w:rsidR="00B97AEC">
          <w:t>,</w:t>
        </w:r>
      </w:ins>
      <w:r>
        <w:t xml:space="preserve"> it is clear that e-scooters are providing value to inner area travellers however their role in supporting (complementing) transit as a first</w:t>
      </w:r>
      <w:ins w:id="579" w:author="James Reynolds" w:date="2024-04-03T09:46:00Z">
        <w:r w:rsidR="00B97AEC">
          <w:t>-</w:t>
        </w:r>
      </w:ins>
      <w:del w:id="580" w:author="James Reynolds" w:date="2024-04-03T09:46:00Z">
        <w:r w:rsidDel="00B97AEC">
          <w:delText xml:space="preserve"> </w:delText>
        </w:r>
      </w:del>
      <w:r>
        <w:t xml:space="preserve">last mile feeder seems limited.  Future research and practice should seek to improve the integration of </w:t>
      </w:r>
      <w:proofErr w:type="spellStart"/>
      <w:r>
        <w:t>micromobility</w:t>
      </w:r>
      <w:proofErr w:type="spellEnd"/>
      <w:r>
        <w:t xml:space="preserve"> with transit to improve the sustainability of future transport.</w:t>
      </w:r>
    </w:p>
    <w:p w14:paraId="1920E613" w14:textId="1E2725C5" w:rsidR="004C144C" w:rsidRDefault="004C144C" w:rsidP="001D08D1"/>
    <w:bookmarkEnd w:id="209"/>
    <w:p w14:paraId="59ADB615" w14:textId="690E1AD0" w:rsidR="00714BD8" w:rsidRDefault="002C3405" w:rsidP="002D3E45">
      <w:pPr>
        <w:pStyle w:val="Heading1"/>
        <w:numPr>
          <w:ilvl w:val="0"/>
          <w:numId w:val="0"/>
        </w:numPr>
      </w:pPr>
      <w:r w:rsidRPr="00314366">
        <w:t>References</w:t>
      </w:r>
    </w:p>
    <w:p w14:paraId="2F771D00" w14:textId="77777777" w:rsidR="006C34D5" w:rsidRPr="006C34D5" w:rsidRDefault="00714BD8" w:rsidP="006C34D5">
      <w:pPr>
        <w:pStyle w:val="EndNoteBibliography"/>
        <w:spacing w:after="0"/>
        <w:ind w:left="720" w:hanging="720"/>
      </w:pPr>
      <w:r>
        <w:fldChar w:fldCharType="begin"/>
      </w:r>
      <w:r>
        <w:instrText xml:space="preserve"> ADDIN EN.REFLIST </w:instrText>
      </w:r>
      <w:r>
        <w:fldChar w:fldCharType="separate"/>
      </w:r>
      <w:r w:rsidR="006C34D5" w:rsidRPr="006C34D5">
        <w:t xml:space="preserve">Aarhaug, J., Fearnley, N. &amp; Johnsson, E. 2023. E-scooters and public transport – Complement or competition? </w:t>
      </w:r>
      <w:r w:rsidR="006C34D5" w:rsidRPr="006C34D5">
        <w:rPr>
          <w:i/>
        </w:rPr>
        <w:t>Research in Transportation Economics,</w:t>
      </w:r>
      <w:r w:rsidR="006C34D5" w:rsidRPr="006C34D5">
        <w:t xml:space="preserve"> 98.</w:t>
      </w:r>
    </w:p>
    <w:p w14:paraId="762F5965" w14:textId="77777777" w:rsidR="006C34D5" w:rsidRPr="006C34D5" w:rsidRDefault="006C34D5" w:rsidP="006C34D5">
      <w:pPr>
        <w:pStyle w:val="EndNoteBibliography"/>
        <w:spacing w:after="0"/>
        <w:ind w:left="720" w:hanging="720"/>
      </w:pPr>
      <w:r w:rsidRPr="006C34D5">
        <w:t xml:space="preserve">Bozzi, A. D. &amp; Aguilera, A. 2021. Shared E-Scooters: A Review of Uses, Health and Environmental Impacts, and Policy Implications of a New Micro-Mobility Service. </w:t>
      </w:r>
      <w:r w:rsidRPr="006C34D5">
        <w:rPr>
          <w:i/>
        </w:rPr>
        <w:t>Sustainability,</w:t>
      </w:r>
      <w:r w:rsidRPr="006C34D5">
        <w:t xml:space="preserve"> 13</w:t>
      </w:r>
      <w:r w:rsidRPr="006C34D5">
        <w:rPr>
          <w:b/>
        </w:rPr>
        <w:t>,</w:t>
      </w:r>
      <w:r w:rsidRPr="006C34D5">
        <w:t xml:space="preserve"> 8676.</w:t>
      </w:r>
    </w:p>
    <w:p w14:paraId="46D70F37" w14:textId="77777777" w:rsidR="006C34D5" w:rsidRPr="006C34D5" w:rsidRDefault="006C34D5" w:rsidP="006C34D5">
      <w:pPr>
        <w:pStyle w:val="EndNoteBibliography"/>
        <w:spacing w:after="0"/>
        <w:ind w:left="720" w:hanging="720"/>
      </w:pPr>
      <w:r w:rsidRPr="006C34D5">
        <w:t>Curl, A. &amp; Fitt, H. 2020. Same same, but different? Cycling and e</w:t>
      </w:r>
      <w:r w:rsidRPr="006C34D5">
        <w:rPr>
          <w:rFonts w:ascii="Cambria Math" w:hAnsi="Cambria Math" w:cs="Cambria Math"/>
        </w:rPr>
        <w:t>‐</w:t>
      </w:r>
      <w:r w:rsidRPr="006C34D5">
        <w:t xml:space="preserve">scootering in a rapidly changing urban transport landscape. </w:t>
      </w:r>
      <w:r w:rsidRPr="006C34D5">
        <w:rPr>
          <w:i/>
        </w:rPr>
        <w:t>New Zealand Geographer,</w:t>
      </w:r>
      <w:r w:rsidRPr="006C34D5">
        <w:t xml:space="preserve"> 76</w:t>
      </w:r>
      <w:r w:rsidRPr="006C34D5">
        <w:rPr>
          <w:b/>
        </w:rPr>
        <w:t>,</w:t>
      </w:r>
      <w:r w:rsidRPr="006C34D5">
        <w:t xml:space="preserve"> 194-206.</w:t>
      </w:r>
    </w:p>
    <w:p w14:paraId="1DB10FFD" w14:textId="77777777" w:rsidR="006C34D5" w:rsidRPr="006C34D5" w:rsidRDefault="006C34D5" w:rsidP="006C34D5">
      <w:pPr>
        <w:pStyle w:val="EndNoteBibliography"/>
        <w:spacing w:after="0"/>
        <w:ind w:left="720" w:hanging="720"/>
      </w:pPr>
      <w:r w:rsidRPr="006C34D5">
        <w:t xml:space="preserve">Currie G 2010. Quantifying spatial gaps in public transport supply based on social needs. </w:t>
      </w:r>
      <w:r w:rsidRPr="006C34D5">
        <w:rPr>
          <w:i/>
        </w:rPr>
        <w:t xml:space="preserve">JOURNAL OF TRANSPORT GEOGRAPHY </w:t>
      </w:r>
      <w:r w:rsidRPr="006C34D5">
        <w:t xml:space="preserve">18 (2010) 31–41 </w:t>
      </w:r>
    </w:p>
    <w:p w14:paraId="106757BB" w14:textId="77777777" w:rsidR="006C34D5" w:rsidRPr="006C34D5" w:rsidRDefault="006C34D5" w:rsidP="006C34D5">
      <w:pPr>
        <w:pStyle w:val="EndNoteBibliography"/>
        <w:spacing w:after="0"/>
        <w:ind w:left="720" w:hanging="720"/>
      </w:pPr>
      <w:r w:rsidRPr="006C34D5">
        <w:t xml:space="preserve">Jayawardhena M, Delbosc A &amp; Currie G 2024 Under Review. Exploring the Melbourne e-scooter market and its links to public transport. </w:t>
      </w:r>
      <w:r w:rsidRPr="006C34D5">
        <w:rPr>
          <w:i/>
        </w:rPr>
        <w:t>Australasian Transport Research Forum.</w:t>
      </w:r>
      <w:r w:rsidRPr="006C34D5">
        <w:t xml:space="preserve"> Melbourne, Australia.</w:t>
      </w:r>
    </w:p>
    <w:p w14:paraId="0A3231E6" w14:textId="77777777" w:rsidR="006C34D5" w:rsidRPr="006C34D5" w:rsidRDefault="006C34D5" w:rsidP="006C34D5">
      <w:pPr>
        <w:pStyle w:val="EndNoteBibliography"/>
        <w:spacing w:after="0"/>
        <w:ind w:left="720" w:hanging="720"/>
      </w:pPr>
      <w:r w:rsidRPr="006C34D5">
        <w:t xml:space="preserve">Kazemzadeh, K., Haghani, M. &amp; Sprei, F. 2023. Electric scooter safety: An integrative review of evidence from transport and medical research domains. </w:t>
      </w:r>
      <w:r w:rsidRPr="006C34D5">
        <w:rPr>
          <w:i/>
        </w:rPr>
        <w:t>Sustainable Cities and Society,</w:t>
      </w:r>
      <w:r w:rsidRPr="006C34D5">
        <w:t xml:space="preserve"> 89</w:t>
      </w:r>
      <w:r w:rsidRPr="006C34D5">
        <w:rPr>
          <w:b/>
        </w:rPr>
        <w:t>,</w:t>
      </w:r>
      <w:r w:rsidRPr="006C34D5">
        <w:t xml:space="preserve"> 104313.</w:t>
      </w:r>
    </w:p>
    <w:p w14:paraId="1CBD3ED6" w14:textId="77777777" w:rsidR="006C34D5" w:rsidRPr="006C34D5" w:rsidRDefault="006C34D5" w:rsidP="006C34D5">
      <w:pPr>
        <w:pStyle w:val="EndNoteBibliography"/>
        <w:spacing w:after="0"/>
        <w:ind w:left="720" w:hanging="720"/>
      </w:pPr>
      <w:r w:rsidRPr="006C34D5">
        <w:t xml:space="preserve">Luo, H., Zhang, Z., Gkritza, K. &amp; Cai, H. 2021. Are shared electric scooters competing with buses? a case study in Indianapolis. </w:t>
      </w:r>
      <w:r w:rsidRPr="006C34D5">
        <w:rPr>
          <w:i/>
        </w:rPr>
        <w:t>Transportation Research Part D: Transport and Environment,</w:t>
      </w:r>
      <w:r w:rsidRPr="006C34D5">
        <w:t xml:space="preserve"> 97.</w:t>
      </w:r>
    </w:p>
    <w:p w14:paraId="001B841A" w14:textId="77777777" w:rsidR="006C34D5" w:rsidRPr="006C34D5" w:rsidRDefault="006C34D5" w:rsidP="006C34D5">
      <w:pPr>
        <w:pStyle w:val="EndNoteBibliography"/>
        <w:spacing w:after="0"/>
        <w:ind w:left="720" w:hanging="720"/>
      </w:pPr>
      <w:r w:rsidRPr="006C34D5">
        <w:t xml:space="preserve">Manning, R. &amp; Babb, C. 2023. Micromobility for first and last mile access to public transport: institutional perspectives from Perth, WA. </w:t>
      </w:r>
      <w:r w:rsidRPr="006C34D5">
        <w:rPr>
          <w:i/>
        </w:rPr>
        <w:t>Australian Planner,</w:t>
      </w:r>
      <w:r w:rsidRPr="006C34D5">
        <w:t xml:space="preserve"> 59</w:t>
      </w:r>
      <w:r w:rsidRPr="006C34D5">
        <w:rPr>
          <w:b/>
        </w:rPr>
        <w:t>,</w:t>
      </w:r>
      <w:r w:rsidRPr="006C34D5">
        <w:t xml:space="preserve"> 89-100.</w:t>
      </w:r>
    </w:p>
    <w:p w14:paraId="2B1468C4" w14:textId="3B6ABE0F" w:rsidR="006C34D5" w:rsidRPr="006C34D5" w:rsidRDefault="006C34D5" w:rsidP="006C34D5">
      <w:pPr>
        <w:pStyle w:val="EndNoteBibliography"/>
        <w:spacing w:after="0"/>
        <w:ind w:left="720" w:hanging="720"/>
      </w:pPr>
      <w:r w:rsidRPr="006C34D5">
        <w:t xml:space="preserve">Melbourne City Council. 2024. </w:t>
      </w:r>
      <w:r w:rsidRPr="006C34D5">
        <w:rPr>
          <w:i/>
        </w:rPr>
        <w:t xml:space="preserve">E-scooter trials in Victoria </w:t>
      </w:r>
      <w:r w:rsidRPr="006C34D5">
        <w:t xml:space="preserve">[Online]. Available: </w:t>
      </w:r>
      <w:hyperlink r:id="rId27" w:history="1">
        <w:r w:rsidRPr="006C34D5">
          <w:rPr>
            <w:rStyle w:val="Hyperlink"/>
          </w:rPr>
          <w:t>https://www.melbourne.vic.gov.au/parking-and-transport/Pages/e-scooters.aspx</w:t>
        </w:r>
      </w:hyperlink>
      <w:r w:rsidRPr="006C34D5">
        <w:t xml:space="preserve"> [Accessed 15-03-2024 2024].</w:t>
      </w:r>
    </w:p>
    <w:p w14:paraId="346D50EF" w14:textId="77777777" w:rsidR="006C34D5" w:rsidRPr="006C34D5" w:rsidRDefault="006C34D5" w:rsidP="006C34D5">
      <w:pPr>
        <w:pStyle w:val="EndNoteBibliography"/>
        <w:spacing w:after="0"/>
        <w:ind w:left="720" w:hanging="720"/>
      </w:pPr>
      <w:r w:rsidRPr="006C34D5">
        <w:t xml:space="preserve">Tyndall, J. 2022. Complementarity of dockless mircomobility and rail transit. </w:t>
      </w:r>
      <w:r w:rsidRPr="006C34D5">
        <w:rPr>
          <w:i/>
        </w:rPr>
        <w:t>Journal of Transport Geography,</w:t>
      </w:r>
      <w:r w:rsidRPr="006C34D5">
        <w:t xml:space="preserve"> 103.</w:t>
      </w:r>
    </w:p>
    <w:p w14:paraId="771C8BB9" w14:textId="77777777" w:rsidR="006C34D5" w:rsidRPr="006C34D5" w:rsidRDefault="006C34D5" w:rsidP="006C34D5">
      <w:pPr>
        <w:pStyle w:val="EndNoteBibliography"/>
        <w:spacing w:after="0"/>
        <w:ind w:left="720" w:hanging="720"/>
      </w:pPr>
      <w:r w:rsidRPr="006C34D5">
        <w:t xml:space="preserve">Ziedan, A., Shah, N. R., Wen, Y., Brakewood, C., Cherry, C. R. &amp; Cole, J. 2021. Complement or compete? The effects of shared electric scooters on bus ridership. </w:t>
      </w:r>
      <w:r w:rsidRPr="006C34D5">
        <w:rPr>
          <w:i/>
        </w:rPr>
        <w:t>Transportation Research Part D: Transport and Environment,</w:t>
      </w:r>
      <w:r w:rsidRPr="006C34D5">
        <w:t xml:space="preserve"> 101.</w:t>
      </w:r>
    </w:p>
    <w:p w14:paraId="398DE225" w14:textId="77777777" w:rsidR="006C34D5" w:rsidRPr="006C34D5" w:rsidRDefault="006C34D5" w:rsidP="006C34D5">
      <w:pPr>
        <w:pStyle w:val="EndNoteBibliography"/>
        <w:ind w:left="720" w:hanging="720"/>
      </w:pPr>
      <w:r w:rsidRPr="006C34D5">
        <w:t xml:space="preserve">Zuniga-Garcia, N., Tec, M., Scott, J. G. &amp; Machemehl, R. B. 2022. Evaluation of e-scooters as transit last-mile solution. </w:t>
      </w:r>
      <w:r w:rsidRPr="006C34D5">
        <w:rPr>
          <w:i/>
        </w:rPr>
        <w:t>Transportation Research Part C: Emerging Technologies,</w:t>
      </w:r>
      <w:r w:rsidRPr="006C34D5">
        <w:t xml:space="preserve"> 139.</w:t>
      </w:r>
    </w:p>
    <w:p w14:paraId="4D317DBF" w14:textId="51014A58" w:rsidR="007F7D08" w:rsidRPr="007F7D08" w:rsidRDefault="00714BD8" w:rsidP="0082562E">
      <w:r>
        <w:fldChar w:fldCharType="end"/>
      </w:r>
    </w:p>
    <w:sectPr w:rsidR="007F7D08" w:rsidRPr="007F7D08" w:rsidSect="002D3E45">
      <w:pgSz w:w="11906" w:h="16838" w:code="9"/>
      <w:pgMar w:top="720" w:right="720" w:bottom="720" w:left="720" w:header="851" w:footer="1134"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9" w:author="Alexa Delbosc" w:date="2024-03-28T10:33:00Z" w:initials="AD">
    <w:p w14:paraId="64DAAD24" w14:textId="78683E25" w:rsidR="00CD6836" w:rsidRDefault="00CD6836">
      <w:pPr>
        <w:pStyle w:val="CommentText"/>
      </w:pPr>
      <w:r>
        <w:rPr>
          <w:rStyle w:val="CommentReference"/>
        </w:rPr>
        <w:annotationRef/>
      </w:r>
      <w:r>
        <w:t>The legend is confusing. There are black dots and diamonds on the map, but the legend for train only goes to dark green. And are there really 9,999 departures/week for some tram stops? That looks like a data error.</w:t>
      </w:r>
    </w:p>
  </w:comment>
  <w:comment w:id="190" w:author="Alexa Delbosc" w:date="2024-03-28T10:36:00Z" w:initials="AD">
    <w:p w14:paraId="4844EA41" w14:textId="70DC0740" w:rsidR="00CD6836" w:rsidRDefault="00CD6836">
      <w:pPr>
        <w:pStyle w:val="CommentText"/>
      </w:pPr>
      <w:r>
        <w:rPr>
          <w:rStyle w:val="CommentReference"/>
        </w:rPr>
        <w:annotationRef/>
      </w:r>
      <w:r>
        <w:t xml:space="preserve">This is from </w:t>
      </w:r>
      <w:proofErr w:type="spellStart"/>
      <w:r>
        <w:t>ridereport</w:t>
      </w:r>
      <w:proofErr w:type="spellEnd"/>
      <w:r>
        <w:t xml:space="preserve">, not Melbourne city: </w:t>
      </w:r>
      <w:r w:rsidRPr="008A3D36">
        <w:t>https://public.ridereport.com/melbourne</w:t>
      </w:r>
    </w:p>
  </w:comment>
  <w:comment w:id="210" w:author="Alexa Delbosc" w:date="2024-03-28T10:46:00Z" w:initials="AD">
    <w:p w14:paraId="23430376" w14:textId="010A193B" w:rsidR="00CD6836" w:rsidRDefault="00CD6836">
      <w:pPr>
        <w:pStyle w:val="CommentText"/>
      </w:pPr>
      <w:r>
        <w:rPr>
          <w:rStyle w:val="CommentReference"/>
        </w:rPr>
        <w:annotationRef/>
      </w:r>
      <w:r>
        <w:t>I removed the first dot-point, it strongly overlapped with other sections of the methodology</w:t>
      </w:r>
    </w:p>
  </w:comment>
  <w:comment w:id="226" w:author="Alexa Delbosc" w:date="2024-03-28T10:42:00Z" w:initials="AD">
    <w:p w14:paraId="6782EE1F" w14:textId="0EEF1891" w:rsidR="00CD6836" w:rsidRDefault="00CD6836">
      <w:pPr>
        <w:pStyle w:val="CommentText"/>
      </w:pPr>
      <w:r>
        <w:rPr>
          <w:rStyle w:val="CommentReference"/>
        </w:rPr>
        <w:annotationRef/>
      </w:r>
      <w:r>
        <w:t>At some stage should we mention that this is only about 2 train sets worth of riders per day? As in, a very small part of the potential transit ridership pool (for now) and not likely a major threat to revenues (for now)?</w:t>
      </w:r>
    </w:p>
  </w:comment>
  <w:comment w:id="271" w:author="Alexa Delbosc" w:date="2024-03-28T10:47:00Z" w:initials="AD">
    <w:p w14:paraId="087FF6CA" w14:textId="4D68C4AE" w:rsidR="00CD6836" w:rsidRDefault="00CD6836">
      <w:pPr>
        <w:pStyle w:val="CommentText"/>
      </w:pPr>
      <w:r>
        <w:rPr>
          <w:rStyle w:val="CommentReference"/>
        </w:rPr>
        <w:annotationRef/>
      </w:r>
      <w:r>
        <w:t>30 or 20?</w:t>
      </w:r>
    </w:p>
  </w:comment>
  <w:comment w:id="291" w:author="James Reynolds" w:date="2024-04-03T09:04:00Z" w:initials="JR">
    <w:p w14:paraId="4730AB8E" w14:textId="69BFA715" w:rsidR="00CD6836" w:rsidRDefault="00CD6836">
      <w:pPr>
        <w:pStyle w:val="CommentText"/>
      </w:pPr>
      <w:r>
        <w:rPr>
          <w:rStyle w:val="CommentReference"/>
        </w:rPr>
        <w:annotationRef/>
      </w:r>
      <w:r>
        <w:rPr>
          <w:noProof/>
        </w:rPr>
        <w:t>Check y-axis label in bottom graph. I don' follow the "E-Scooter Trips at Trip Origin" bit.  Isn't this just the average SI per hour?</w:t>
      </w:r>
    </w:p>
  </w:comment>
  <w:comment w:id="401" w:author="James Reynolds" w:date="2024-04-03T09:14:00Z" w:initials="JR">
    <w:p w14:paraId="2969138B" w14:textId="1A62D1B6" w:rsidR="00CD6836" w:rsidRDefault="00CD6836">
      <w:pPr>
        <w:pStyle w:val="CommentText"/>
      </w:pPr>
      <w:r>
        <w:rPr>
          <w:rStyle w:val="CommentReference"/>
        </w:rPr>
        <w:annotationRef/>
      </w:r>
      <w:r>
        <w:rPr>
          <w:noProof/>
        </w:rPr>
        <w:t>Can a</w:t>
      </w:r>
      <w:r w:rsidR="002C2FAA">
        <w:rPr>
          <w:noProof/>
        </w:rPr>
        <w:t xml:space="preserve">nothe figurebe added showing the differnce or ratio of Scooter use densty to SI? Might need a bit of normalisation or other adjustments to get the magnitudes to be comparable,but could make it easier for the reader and/or highlight areas where somethng is going on.  </w:t>
      </w:r>
    </w:p>
  </w:comment>
  <w:comment w:id="402" w:author="James Reynolds" w:date="2024-04-03T09:06:00Z" w:initials="JR">
    <w:p w14:paraId="357BC493" w14:textId="1DFDCD38" w:rsidR="00CD6836" w:rsidRDefault="00CD6836">
      <w:pPr>
        <w:pStyle w:val="CommentText"/>
      </w:pPr>
      <w:r>
        <w:rPr>
          <w:rStyle w:val="CommentReference"/>
        </w:rPr>
        <w:annotationRef/>
      </w:r>
      <w:r>
        <w:rPr>
          <w:noProof/>
        </w:rPr>
        <w:t>Trip Count / Area.  What is the area? km^2? I sugest updating legend in Fig 4b.</w:t>
      </w:r>
    </w:p>
  </w:comment>
  <w:comment w:id="403" w:author="Alexa Delbosc" w:date="2024-03-28T11:51:00Z" w:initials="AD">
    <w:p w14:paraId="1DB58300" w14:textId="6A1F49E8" w:rsidR="00CD6836" w:rsidRDefault="00CD6836">
      <w:pPr>
        <w:pStyle w:val="CommentText"/>
      </w:pPr>
      <w:r>
        <w:rPr>
          <w:rStyle w:val="CommentReference"/>
        </w:rPr>
        <w:annotationRef/>
      </w:r>
      <w:r>
        <w:t>St Kilda Road gets a few mentions, I reckon add a label for that in 4a. And for 4b, I would call it ‘trip density’ rather than ‘trip volume density’ (which is a little confusing to me)</w:t>
      </w:r>
    </w:p>
  </w:comment>
  <w:comment w:id="498" w:author="James Reynolds" w:date="2024-04-03T09:27:00Z" w:initials="JR">
    <w:p w14:paraId="0360304A" w14:textId="64435F4A" w:rsidR="00E62921" w:rsidRDefault="00E62921">
      <w:pPr>
        <w:pStyle w:val="CommentText"/>
      </w:pPr>
      <w:r>
        <w:rPr>
          <w:rStyle w:val="CommentReference"/>
        </w:rPr>
        <w:annotationRef/>
      </w:r>
      <w:r w:rsidR="002C2FAA">
        <w:rPr>
          <w:noProof/>
        </w:rPr>
        <w:t>Statistical signfiance test might help here.</w:t>
      </w:r>
    </w:p>
  </w:comment>
  <w:comment w:id="505" w:author="James Reynolds" w:date="2024-04-03T09:28:00Z" w:initials="JR">
    <w:p w14:paraId="677504E6" w14:textId="6F9DEEE1" w:rsidR="00E62921" w:rsidRDefault="00E62921">
      <w:pPr>
        <w:pStyle w:val="CommentText"/>
      </w:pPr>
      <w:r>
        <w:rPr>
          <w:rStyle w:val="CommentReference"/>
        </w:rPr>
        <w:annotationRef/>
      </w:r>
      <w:r w:rsidR="002C2FAA">
        <w:rPr>
          <w:noProof/>
        </w:rPr>
        <w:t xml:space="preserve">Stastical significance test mght help here too. </w:t>
      </w:r>
    </w:p>
  </w:comment>
  <w:comment w:id="512" w:author="James Reynolds" w:date="2024-04-03T09:30:00Z" w:initials="JR">
    <w:p w14:paraId="2610BDF2" w14:textId="5E3AF072" w:rsidR="00E62921" w:rsidRDefault="00E62921">
      <w:pPr>
        <w:pStyle w:val="CommentText"/>
      </w:pPr>
      <w:r>
        <w:rPr>
          <w:rStyle w:val="CommentReference"/>
        </w:rPr>
        <w:annotationRef/>
      </w:r>
      <w:r w:rsidR="002C2FAA">
        <w:rPr>
          <w:noProof/>
        </w:rPr>
        <w:t xml:space="preserve">Statistcal test migt help here. </w:t>
      </w:r>
    </w:p>
  </w:comment>
  <w:comment w:id="521" w:author="James Reynolds" w:date="2024-04-03T09:33:00Z" w:initials="JR">
    <w:p w14:paraId="6FA3DDE4" w14:textId="777DFAB8" w:rsidR="00E62921" w:rsidRDefault="00E62921">
      <w:pPr>
        <w:pStyle w:val="CommentText"/>
      </w:pPr>
      <w:r>
        <w:rPr>
          <w:rStyle w:val="CommentReference"/>
        </w:rPr>
        <w:annotationRef/>
      </w:r>
      <w:r w:rsidR="002C2FAA">
        <w:rPr>
          <w:noProof/>
        </w:rPr>
        <w:t>Is this statistically significant?</w:t>
      </w:r>
    </w:p>
  </w:comment>
  <w:comment w:id="522" w:author="James Reynolds" w:date="2024-04-03T09:34:00Z" w:initials="JR">
    <w:p w14:paraId="75BE0A6D" w14:textId="26A43A8A" w:rsidR="00E62921" w:rsidDel="003B49D3" w:rsidRDefault="002C2FAA">
      <w:pPr>
        <w:pStyle w:val="CommentText"/>
        <w:rPr>
          <w:del w:id="525" w:author="James Reynolds" w:date="2024-04-03T09:34:00Z"/>
        </w:rPr>
      </w:pPr>
      <w:r>
        <w:rPr>
          <w:noProof/>
        </w:rPr>
        <w:t xml:space="preserve">Is there a staistcally signifcant dfference. </w:t>
      </w:r>
    </w:p>
  </w:comment>
  <w:comment w:id="547" w:author="James Reynolds" w:date="2024-04-03T09:37:00Z" w:initials="JR">
    <w:p w14:paraId="010596F7" w14:textId="14C838E3" w:rsidR="009742C8" w:rsidRDefault="009742C8">
      <w:pPr>
        <w:pStyle w:val="CommentText"/>
      </w:pPr>
      <w:r>
        <w:rPr>
          <w:rStyle w:val="CommentReference"/>
        </w:rPr>
        <w:annotationRef/>
      </w:r>
      <w:r w:rsidR="002C2FAA">
        <w:rPr>
          <w:noProof/>
        </w:rPr>
        <w:t>Is this statisticallysigificant?</w:t>
      </w:r>
    </w:p>
  </w:comment>
  <w:comment w:id="550" w:author="James Reynolds" w:date="2024-04-03T09:37:00Z" w:initials="JR">
    <w:p w14:paraId="5DAACDD0" w14:textId="41F4598B" w:rsidR="009742C8" w:rsidRDefault="009742C8">
      <w:pPr>
        <w:pStyle w:val="CommentText"/>
      </w:pPr>
      <w:r>
        <w:rPr>
          <w:rStyle w:val="CommentReference"/>
        </w:rPr>
        <w:annotationRef/>
      </w:r>
      <w:r w:rsidR="002C2FAA">
        <w:rPr>
          <w:noProof/>
        </w:rPr>
        <w:t>Statistically significat difference?</w:t>
      </w:r>
    </w:p>
  </w:comment>
  <w:comment w:id="509" w:author="James Reynolds" w:date="2024-04-03T09:39:00Z" w:initials="JR">
    <w:p w14:paraId="46A1D613" w14:textId="713CC6D0" w:rsidR="009742C8" w:rsidRDefault="009742C8">
      <w:pPr>
        <w:pStyle w:val="CommentText"/>
      </w:pPr>
      <w:r>
        <w:rPr>
          <w:rStyle w:val="CommentReference"/>
        </w:rPr>
        <w:annotationRef/>
      </w:r>
      <w:r w:rsidR="002C2FAA">
        <w:rPr>
          <w:noProof/>
        </w:rPr>
        <w:t>Ths seems to repeat a lot of the earlier materia in detail. Can it be shortened?</w:t>
      </w:r>
    </w:p>
  </w:comment>
  <w:comment w:id="560" w:author="James Reynolds" w:date="2024-04-03T09:41:00Z" w:initials="JR">
    <w:p w14:paraId="51E4E5EC" w14:textId="404FD483" w:rsidR="009742C8" w:rsidRDefault="009742C8">
      <w:pPr>
        <w:pStyle w:val="CommentText"/>
      </w:pPr>
      <w:r>
        <w:rPr>
          <w:rStyle w:val="CommentReference"/>
        </w:rPr>
        <w:annotationRef/>
      </w:r>
      <w:r w:rsidR="002C2FAA">
        <w:rPr>
          <w:noProof/>
        </w:rPr>
        <w:t xml:space="preserve">Seems a big claim without statitical analysis.  </w:t>
      </w:r>
      <w:r w:rsidR="002C2FAA">
        <w:rPr>
          <w:noProof/>
        </w:rPr>
        <w:br/>
        <w:t>Also, unclear wether the findins from this case study(Melbourne) are generalisable to other places.  Why does finding that e-scooters do not act as a gap-filler in Melbounre prove that that is also the case in other places?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4DAAD24" w15:done="0"/>
  <w15:commentEx w15:paraId="4844EA41" w15:done="0"/>
  <w15:commentEx w15:paraId="23430376" w15:done="0"/>
  <w15:commentEx w15:paraId="6782EE1F" w15:done="0"/>
  <w15:commentEx w15:paraId="087FF6CA" w15:done="0"/>
  <w15:commentEx w15:paraId="4730AB8E" w15:done="0"/>
  <w15:commentEx w15:paraId="2969138B" w15:done="0"/>
  <w15:commentEx w15:paraId="357BC493" w15:done="0"/>
  <w15:commentEx w15:paraId="1DB58300" w15:done="0"/>
  <w15:commentEx w15:paraId="0360304A" w15:done="0"/>
  <w15:commentEx w15:paraId="677504E6" w15:done="0"/>
  <w15:commentEx w15:paraId="2610BDF2" w15:done="0"/>
  <w15:commentEx w15:paraId="6FA3DDE4" w15:done="0"/>
  <w15:commentEx w15:paraId="75BE0A6D" w15:done="0"/>
  <w15:commentEx w15:paraId="010596F7" w15:done="0"/>
  <w15:commentEx w15:paraId="5DAACDD0" w15:done="0"/>
  <w15:commentEx w15:paraId="46A1D613" w15:done="0"/>
  <w15:commentEx w15:paraId="51E4E5E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DAAD24" w16cid:durableId="29AFC607"/>
  <w16cid:commentId w16cid:paraId="4844EA41" w16cid:durableId="29AFC696"/>
  <w16cid:commentId w16cid:paraId="23430376" w16cid:durableId="29AFC8FF"/>
  <w16cid:commentId w16cid:paraId="6782EE1F" w16cid:durableId="29AFC807"/>
  <w16cid:commentId w16cid:paraId="087FF6CA" w16cid:durableId="29AFC945"/>
  <w16cid:commentId w16cid:paraId="4730AB8E" w16cid:durableId="29B79A2B"/>
  <w16cid:commentId w16cid:paraId="2969138B" w16cid:durableId="29B79C5D"/>
  <w16cid:commentId w16cid:paraId="357BC493" w16cid:durableId="29B79AAA"/>
  <w16cid:commentId w16cid:paraId="1DB58300" w16cid:durableId="29AFD85F"/>
  <w16cid:commentId w16cid:paraId="0360304A" w16cid:durableId="29B79F93"/>
  <w16cid:commentId w16cid:paraId="677504E6" w16cid:durableId="29B79FC0"/>
  <w16cid:commentId w16cid:paraId="2610BDF2" w16cid:durableId="29B7A032"/>
  <w16cid:commentId w16cid:paraId="6FA3DDE4" w16cid:durableId="29B7A0EF"/>
  <w16cid:commentId w16cid:paraId="75BE0A6D" w16cid:durableId="29B7A10A"/>
  <w16cid:commentId w16cid:paraId="010596F7" w16cid:durableId="29B7A1C4"/>
  <w16cid:commentId w16cid:paraId="5DAACDD0" w16cid:durableId="29B7A1E7"/>
  <w16cid:commentId w16cid:paraId="46A1D613" w16cid:durableId="29B7A25A"/>
  <w16cid:commentId w16cid:paraId="51E4E5EC" w16cid:durableId="29B7A2A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59D540" w14:textId="77777777" w:rsidR="00DA400F" w:rsidRDefault="00DA400F" w:rsidP="00BF30E1">
      <w:r>
        <w:separator/>
      </w:r>
    </w:p>
  </w:endnote>
  <w:endnote w:type="continuationSeparator" w:id="0">
    <w:p w14:paraId="085E0DB4" w14:textId="77777777" w:rsidR="00DA400F" w:rsidRDefault="00DA400F" w:rsidP="00BF3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40BCDF" w14:textId="77777777" w:rsidR="00CD6836" w:rsidRPr="00652747" w:rsidRDefault="00CD6836" w:rsidP="00BF30E1">
    <w:pPr>
      <w:pStyle w:val="Footer"/>
    </w:pPr>
    <w:r w:rsidRPr="00652747">
      <w:t xml:space="preserve">Page </w:t>
    </w:r>
    <w:r w:rsidRPr="00652747">
      <w:fldChar w:fldCharType="begin"/>
    </w:r>
    <w:r w:rsidRPr="00652747">
      <w:instrText xml:space="preserve"> PAGE </w:instrText>
    </w:r>
    <w:r w:rsidRPr="00652747">
      <w:fldChar w:fldCharType="separate"/>
    </w:r>
    <w:r>
      <w:rPr>
        <w:noProof/>
      </w:rPr>
      <w:t>18</w:t>
    </w:r>
    <w:r w:rsidRPr="00652747">
      <w:fldChar w:fldCharType="end"/>
    </w:r>
    <w:r w:rsidRPr="00652747">
      <w:t xml:space="preserve"> of </w:t>
    </w:r>
    <w:r>
      <w:rPr>
        <w:noProof/>
      </w:rPr>
      <w:fldChar w:fldCharType="begin"/>
    </w:r>
    <w:r>
      <w:rPr>
        <w:noProof/>
      </w:rPr>
      <w:instrText xml:space="preserve"> NUMPAGES  </w:instrText>
    </w:r>
    <w:r>
      <w:rPr>
        <w:noProof/>
      </w:rPr>
      <w:fldChar w:fldCharType="separate"/>
    </w:r>
    <w:r>
      <w:rPr>
        <w:noProof/>
      </w:rPr>
      <w:t>18</w:t>
    </w:r>
    <w:r>
      <w:rPr>
        <w:noProof/>
      </w:rPr>
      <w:fldChar w:fldCharType="end"/>
    </w:r>
  </w:p>
  <w:p w14:paraId="569A713B" w14:textId="77777777" w:rsidR="00CD6836" w:rsidRDefault="00CD6836" w:rsidP="00BF30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4AC2D" w14:textId="77777777" w:rsidR="00CD6836" w:rsidRPr="00652747" w:rsidRDefault="00CD6836" w:rsidP="00BF30E1">
    <w:pPr>
      <w:pStyle w:val="Footer"/>
    </w:pPr>
    <w:r w:rsidRPr="00652747">
      <w:t xml:space="preserve">Page </w:t>
    </w:r>
    <w:r w:rsidRPr="00652747">
      <w:fldChar w:fldCharType="begin"/>
    </w:r>
    <w:r w:rsidRPr="00652747">
      <w:instrText xml:space="preserve"> PAGE </w:instrText>
    </w:r>
    <w:r w:rsidRPr="00652747">
      <w:fldChar w:fldCharType="separate"/>
    </w:r>
    <w:r>
      <w:rPr>
        <w:noProof/>
      </w:rPr>
      <w:t>15</w:t>
    </w:r>
    <w:r w:rsidRPr="00652747">
      <w:fldChar w:fldCharType="end"/>
    </w:r>
    <w:r w:rsidRPr="00652747">
      <w:t xml:space="preserve"> of </w:t>
    </w:r>
    <w:r>
      <w:rPr>
        <w:noProof/>
      </w:rPr>
      <w:fldChar w:fldCharType="begin"/>
    </w:r>
    <w:r>
      <w:rPr>
        <w:noProof/>
      </w:rPr>
      <w:instrText xml:space="preserve"> NUMPAGES  </w:instrText>
    </w:r>
    <w:r>
      <w:rPr>
        <w:noProof/>
      </w:rPr>
      <w:fldChar w:fldCharType="separate"/>
    </w:r>
    <w:r>
      <w:rPr>
        <w:noProof/>
      </w:rPr>
      <w:t>18</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224ACC" w14:textId="77777777" w:rsidR="00DA400F" w:rsidRDefault="00DA400F" w:rsidP="00BF30E1">
      <w:r>
        <w:separator/>
      </w:r>
    </w:p>
  </w:footnote>
  <w:footnote w:type="continuationSeparator" w:id="0">
    <w:p w14:paraId="5F678BF8" w14:textId="77777777" w:rsidR="00DA400F" w:rsidRDefault="00DA400F" w:rsidP="00BF30E1">
      <w:r>
        <w:continuationSeparator/>
      </w:r>
    </w:p>
  </w:footnote>
  <w:footnote w:id="1">
    <w:p w14:paraId="22740846" w14:textId="1F0FCEB5" w:rsidR="00CD6836" w:rsidRDefault="00CD6836">
      <w:pPr>
        <w:pStyle w:val="FootnoteText"/>
      </w:pPr>
      <w:r>
        <w:rPr>
          <w:rStyle w:val="FootnoteReference"/>
        </w:rPr>
        <w:footnoteRef/>
      </w:r>
      <w:r>
        <w:t xml:space="preserve"> Note:  Choropleths of trip volume (Figure 6a) and share of rail related trips (Figure 6b) are determined using a natural breaks method of the distribution of these variables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39A31" w14:textId="67FE227C" w:rsidR="00CD6836" w:rsidRPr="00B02A63" w:rsidRDefault="00CD6836" w:rsidP="00B02A63">
    <w:pPr>
      <w:pStyle w:val="Header"/>
      <w:pBdr>
        <w:bottom w:val="single" w:sz="4" w:space="1" w:color="auto"/>
      </w:pBdr>
    </w:pPr>
    <w:r w:rsidRPr="00B02A63">
      <w:t xml:space="preserve">Exploring transit service level impacts on the spatial </w:t>
    </w:r>
    <w:r>
      <w:t xml:space="preserve">&amp; </w:t>
    </w:r>
    <w:r w:rsidRPr="00B02A63">
      <w:t xml:space="preserve">temporal patterns of </w:t>
    </w:r>
    <w:proofErr w:type="spellStart"/>
    <w:r w:rsidRPr="00B02A63">
      <w:t>micromobility</w:t>
    </w:r>
    <w:proofErr w:type="spellEnd"/>
    <w:r w:rsidRPr="00B02A63">
      <w:t xml:space="preserve"> travel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41727B" w14:textId="1D190342" w:rsidR="00CD6836" w:rsidRDefault="00CD6836">
    <w:pPr>
      <w:pStyle w:val="Header"/>
      <w:pBdr>
        <w:bottom w:val="single" w:sz="4" w:space="1" w:color="auto"/>
      </w:pBdr>
      <w:pPrChange w:id="184" w:author="Alexa Delbosc" w:date="2024-03-28T10:38:00Z">
        <w:pPr>
          <w:pStyle w:val="Header"/>
          <w:pBdr>
            <w:bottom w:val="single" w:sz="4" w:space="2" w:color="auto"/>
          </w:pBdr>
        </w:pPr>
      </w:pPrChange>
    </w:pPr>
    <w:ins w:id="185" w:author="Alexa Delbosc" w:date="2024-03-28T10:38:00Z">
      <w:r w:rsidRPr="00B02A63">
        <w:t xml:space="preserve">Exploring transit service level impacts on the spatial </w:t>
      </w:r>
      <w:r>
        <w:t xml:space="preserve">&amp; </w:t>
      </w:r>
      <w:r w:rsidRPr="00B02A63">
        <w:t xml:space="preserve">temporal patterns of </w:t>
      </w:r>
      <w:proofErr w:type="spellStart"/>
      <w:r w:rsidRPr="00B02A63">
        <w:t>micromobility</w:t>
      </w:r>
      <w:proofErr w:type="spellEnd"/>
      <w:r w:rsidRPr="00B02A63">
        <w:t xml:space="preserve"> travel</w:t>
      </w:r>
    </w:ins>
    <w:customXmlDelRangeStart w:id="186" w:author="Alexa Delbosc" w:date="2024-03-28T10:38:00Z"/>
    <w:sdt>
      <w:sdtPr>
        <w:alias w:val="Title"/>
        <w:tag w:val=""/>
        <w:id w:val="-1071421335"/>
        <w:placeholder>
          <w:docPart w:val="C947C86DB8C84C9EBCC3ABB4332EA8F6"/>
        </w:placeholder>
        <w:dataBinding w:prefixMappings="xmlns:ns0='http://purl.org/dc/elements/1.1/' xmlns:ns1='http://schemas.openxmlformats.org/package/2006/metadata/core-properties' " w:xpath="/ns1:coreProperties[1]/ns0:title[1]" w:storeItemID="{6C3C8BC8-F283-45AE-878A-BAB7291924A1}"/>
        <w:text/>
      </w:sdtPr>
      <w:sdtEndPr/>
      <w:sdtContent>
        <w:customXmlDelRangeEnd w:id="186"/>
        <w:del w:id="187" w:author="Alexa Delbosc" w:date="2024-03-28T10:38:00Z">
          <w:r w:rsidDel="008A3D36">
            <w:delText>Why most DRT/Micro-Transits fail – What the few survivors tell us about progress</w:delText>
          </w:r>
        </w:del>
        <w:customXmlDelRangeStart w:id="188" w:author="Alexa Delbosc" w:date="2024-03-28T10:38:00Z"/>
      </w:sdtContent>
    </w:sdt>
    <w:customXmlDelRangeEnd w:id="188"/>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9D08A1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B8ADFC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1716116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7242F4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0E6A483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A857E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488BD5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7B0C12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6EA65C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FDA473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9C20E4"/>
    <w:multiLevelType w:val="hybridMultilevel"/>
    <w:tmpl w:val="14685D3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035039B2"/>
    <w:multiLevelType w:val="hybridMultilevel"/>
    <w:tmpl w:val="60AAD8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07631ACF"/>
    <w:multiLevelType w:val="hybridMultilevel"/>
    <w:tmpl w:val="14CC58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076724D2"/>
    <w:multiLevelType w:val="hybridMultilevel"/>
    <w:tmpl w:val="F80806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0B9D32C1"/>
    <w:multiLevelType w:val="hybridMultilevel"/>
    <w:tmpl w:val="CD6C40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0DA46F4F"/>
    <w:multiLevelType w:val="multilevel"/>
    <w:tmpl w:val="9E26945C"/>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680" w:hanging="680"/>
      </w:pPr>
      <w:rPr>
        <w:rFonts w:hint="default"/>
      </w:rPr>
    </w:lvl>
    <w:lvl w:ilvl="2">
      <w:start w:val="1"/>
      <w:numFmt w:val="decimal"/>
      <w:pStyle w:val="Heading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10FC3448"/>
    <w:multiLevelType w:val="hybridMultilevel"/>
    <w:tmpl w:val="E1122D70"/>
    <w:lvl w:ilvl="0" w:tplc="0C090001">
      <w:start w:val="1"/>
      <w:numFmt w:val="bullet"/>
      <w:lvlText w:val=""/>
      <w:lvlJc w:val="left"/>
      <w:pPr>
        <w:ind w:left="1400" w:hanging="360"/>
      </w:pPr>
      <w:rPr>
        <w:rFonts w:ascii="Symbol" w:hAnsi="Symbol" w:hint="default"/>
      </w:rPr>
    </w:lvl>
    <w:lvl w:ilvl="1" w:tplc="0C090003" w:tentative="1">
      <w:start w:val="1"/>
      <w:numFmt w:val="bullet"/>
      <w:lvlText w:val="o"/>
      <w:lvlJc w:val="left"/>
      <w:pPr>
        <w:ind w:left="2120" w:hanging="360"/>
      </w:pPr>
      <w:rPr>
        <w:rFonts w:ascii="Courier New" w:hAnsi="Courier New" w:cs="Courier New" w:hint="default"/>
      </w:rPr>
    </w:lvl>
    <w:lvl w:ilvl="2" w:tplc="0C090005" w:tentative="1">
      <w:start w:val="1"/>
      <w:numFmt w:val="bullet"/>
      <w:lvlText w:val=""/>
      <w:lvlJc w:val="left"/>
      <w:pPr>
        <w:ind w:left="2840" w:hanging="360"/>
      </w:pPr>
      <w:rPr>
        <w:rFonts w:ascii="Wingdings" w:hAnsi="Wingdings" w:hint="default"/>
      </w:rPr>
    </w:lvl>
    <w:lvl w:ilvl="3" w:tplc="0C090001" w:tentative="1">
      <w:start w:val="1"/>
      <w:numFmt w:val="bullet"/>
      <w:lvlText w:val=""/>
      <w:lvlJc w:val="left"/>
      <w:pPr>
        <w:ind w:left="3560" w:hanging="360"/>
      </w:pPr>
      <w:rPr>
        <w:rFonts w:ascii="Symbol" w:hAnsi="Symbol" w:hint="default"/>
      </w:rPr>
    </w:lvl>
    <w:lvl w:ilvl="4" w:tplc="0C090003" w:tentative="1">
      <w:start w:val="1"/>
      <w:numFmt w:val="bullet"/>
      <w:lvlText w:val="o"/>
      <w:lvlJc w:val="left"/>
      <w:pPr>
        <w:ind w:left="4280" w:hanging="360"/>
      </w:pPr>
      <w:rPr>
        <w:rFonts w:ascii="Courier New" w:hAnsi="Courier New" w:cs="Courier New" w:hint="default"/>
      </w:rPr>
    </w:lvl>
    <w:lvl w:ilvl="5" w:tplc="0C090005" w:tentative="1">
      <w:start w:val="1"/>
      <w:numFmt w:val="bullet"/>
      <w:lvlText w:val=""/>
      <w:lvlJc w:val="left"/>
      <w:pPr>
        <w:ind w:left="5000" w:hanging="360"/>
      </w:pPr>
      <w:rPr>
        <w:rFonts w:ascii="Wingdings" w:hAnsi="Wingdings" w:hint="default"/>
      </w:rPr>
    </w:lvl>
    <w:lvl w:ilvl="6" w:tplc="0C090001" w:tentative="1">
      <w:start w:val="1"/>
      <w:numFmt w:val="bullet"/>
      <w:lvlText w:val=""/>
      <w:lvlJc w:val="left"/>
      <w:pPr>
        <w:ind w:left="5720" w:hanging="360"/>
      </w:pPr>
      <w:rPr>
        <w:rFonts w:ascii="Symbol" w:hAnsi="Symbol" w:hint="default"/>
      </w:rPr>
    </w:lvl>
    <w:lvl w:ilvl="7" w:tplc="0C090003" w:tentative="1">
      <w:start w:val="1"/>
      <w:numFmt w:val="bullet"/>
      <w:lvlText w:val="o"/>
      <w:lvlJc w:val="left"/>
      <w:pPr>
        <w:ind w:left="6440" w:hanging="360"/>
      </w:pPr>
      <w:rPr>
        <w:rFonts w:ascii="Courier New" w:hAnsi="Courier New" w:cs="Courier New" w:hint="default"/>
      </w:rPr>
    </w:lvl>
    <w:lvl w:ilvl="8" w:tplc="0C090005" w:tentative="1">
      <w:start w:val="1"/>
      <w:numFmt w:val="bullet"/>
      <w:lvlText w:val=""/>
      <w:lvlJc w:val="left"/>
      <w:pPr>
        <w:ind w:left="7160" w:hanging="360"/>
      </w:pPr>
      <w:rPr>
        <w:rFonts w:ascii="Wingdings" w:hAnsi="Wingdings" w:hint="default"/>
      </w:rPr>
    </w:lvl>
  </w:abstractNum>
  <w:abstractNum w:abstractNumId="17" w15:restartNumberingAfterBreak="0">
    <w:nsid w:val="14582E9B"/>
    <w:multiLevelType w:val="hybridMultilevel"/>
    <w:tmpl w:val="34E00490"/>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18" w15:restartNumberingAfterBreak="0">
    <w:nsid w:val="18B16A71"/>
    <w:multiLevelType w:val="hybridMultilevel"/>
    <w:tmpl w:val="90929A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1DA02FCE"/>
    <w:multiLevelType w:val="hybridMultilevel"/>
    <w:tmpl w:val="7988BFA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2834053E"/>
    <w:multiLevelType w:val="hybridMultilevel"/>
    <w:tmpl w:val="BA9C66C6"/>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2AC805BC"/>
    <w:multiLevelType w:val="hybridMultilevel"/>
    <w:tmpl w:val="5A84D1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2B562F44"/>
    <w:multiLevelType w:val="hybridMultilevel"/>
    <w:tmpl w:val="E88E50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2D943EA2"/>
    <w:multiLevelType w:val="hybridMultilevel"/>
    <w:tmpl w:val="FFA618D8"/>
    <w:lvl w:ilvl="0" w:tplc="A1BA0E7E">
      <w:start w:val="1"/>
      <w:numFmt w:val="bullet"/>
      <w:lvlText w:val=""/>
      <w:lvlJc w:val="left"/>
      <w:pPr>
        <w:tabs>
          <w:tab w:val="num" w:pos="720"/>
        </w:tabs>
        <w:ind w:left="720" w:hanging="360"/>
      </w:pPr>
      <w:rPr>
        <w:rFonts w:ascii="Symbol" w:hAnsi="Symbol" w:hint="default"/>
      </w:rPr>
    </w:lvl>
    <w:lvl w:ilvl="1" w:tplc="A1BA0E7E">
      <w:start w:val="1"/>
      <w:numFmt w:val="bullet"/>
      <w:lvlText w:val=""/>
      <w:lvlJc w:val="left"/>
      <w:pPr>
        <w:tabs>
          <w:tab w:val="num" w:pos="1440"/>
        </w:tabs>
        <w:ind w:left="1440" w:hanging="360"/>
      </w:pPr>
      <w:rPr>
        <w:rFonts w:ascii="Symbol" w:hAnsi="Symbol"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E54789C"/>
    <w:multiLevelType w:val="hybridMultilevel"/>
    <w:tmpl w:val="789670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34D64341"/>
    <w:multiLevelType w:val="hybridMultilevel"/>
    <w:tmpl w:val="C7C69508"/>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34F55A39"/>
    <w:multiLevelType w:val="hybridMultilevel"/>
    <w:tmpl w:val="03A8C2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36981FD0"/>
    <w:multiLevelType w:val="hybridMultilevel"/>
    <w:tmpl w:val="40046B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05C5107"/>
    <w:multiLevelType w:val="hybridMultilevel"/>
    <w:tmpl w:val="A22869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418D0042"/>
    <w:multiLevelType w:val="hybridMultilevel"/>
    <w:tmpl w:val="14DA32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3C230F9"/>
    <w:multiLevelType w:val="hybridMultilevel"/>
    <w:tmpl w:val="E2243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44291E21"/>
    <w:multiLevelType w:val="hybridMultilevel"/>
    <w:tmpl w:val="19EA99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4A446454"/>
    <w:multiLevelType w:val="hybridMultilevel"/>
    <w:tmpl w:val="773CDC3E"/>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33" w15:restartNumberingAfterBreak="0">
    <w:nsid w:val="4BA23EB5"/>
    <w:multiLevelType w:val="hybridMultilevel"/>
    <w:tmpl w:val="0D327672"/>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53A058B9"/>
    <w:multiLevelType w:val="hybridMultilevel"/>
    <w:tmpl w:val="17603BB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54381CF2"/>
    <w:multiLevelType w:val="hybridMultilevel"/>
    <w:tmpl w:val="522010A4"/>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55B95F00"/>
    <w:multiLevelType w:val="hybridMultilevel"/>
    <w:tmpl w:val="B8B6CC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58C66578"/>
    <w:multiLevelType w:val="hybridMultilevel"/>
    <w:tmpl w:val="FB824F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02A7984"/>
    <w:multiLevelType w:val="hybridMultilevel"/>
    <w:tmpl w:val="43C406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0737224"/>
    <w:multiLevelType w:val="hybridMultilevel"/>
    <w:tmpl w:val="4C6C1F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3AD40EA"/>
    <w:multiLevelType w:val="hybridMultilevel"/>
    <w:tmpl w:val="529C94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7933B34"/>
    <w:multiLevelType w:val="hybridMultilevel"/>
    <w:tmpl w:val="D7B82E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97166E1"/>
    <w:multiLevelType w:val="hybridMultilevel"/>
    <w:tmpl w:val="B908E950"/>
    <w:lvl w:ilvl="0" w:tplc="3EC80FB4">
      <w:start w:val="1"/>
      <w:numFmt w:val="lowerRoman"/>
      <w:pStyle w:val="Subheadinglist"/>
      <w:lvlText w:val="%1."/>
      <w:lvlJc w:val="left"/>
      <w:pPr>
        <w:ind w:left="1080" w:hanging="72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6DD602A4"/>
    <w:multiLevelType w:val="hybridMultilevel"/>
    <w:tmpl w:val="D83625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6F457A91"/>
    <w:multiLevelType w:val="hybridMultilevel"/>
    <w:tmpl w:val="54A6D56C"/>
    <w:lvl w:ilvl="0" w:tplc="1DF46E1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6F845988"/>
    <w:multiLevelType w:val="hybridMultilevel"/>
    <w:tmpl w:val="0F8CC0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72377841"/>
    <w:multiLevelType w:val="hybridMultilevel"/>
    <w:tmpl w:val="6CE4D9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83B409A"/>
    <w:multiLevelType w:val="hybridMultilevel"/>
    <w:tmpl w:val="26F02D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9E23342"/>
    <w:multiLevelType w:val="hybridMultilevel"/>
    <w:tmpl w:val="57CC85D6"/>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49" w15:restartNumberingAfterBreak="0">
    <w:nsid w:val="7AC66212"/>
    <w:multiLevelType w:val="hybridMultilevel"/>
    <w:tmpl w:val="0D327672"/>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5"/>
  </w:num>
  <w:num w:numId="2">
    <w:abstractNumId w:val="43"/>
  </w:num>
  <w:num w:numId="3">
    <w:abstractNumId w:val="27"/>
  </w:num>
  <w:num w:numId="4">
    <w:abstractNumId w:val="12"/>
  </w:num>
  <w:num w:numId="5">
    <w:abstractNumId w:val="19"/>
  </w:num>
  <w:num w:numId="6">
    <w:abstractNumId w:val="40"/>
  </w:num>
  <w:num w:numId="7">
    <w:abstractNumId w:val="32"/>
  </w:num>
  <w:num w:numId="8">
    <w:abstractNumId w:val="31"/>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48"/>
  </w:num>
  <w:num w:numId="20">
    <w:abstractNumId w:val="34"/>
  </w:num>
  <w:num w:numId="21">
    <w:abstractNumId w:val="25"/>
  </w:num>
  <w:num w:numId="22">
    <w:abstractNumId w:val="10"/>
  </w:num>
  <w:num w:numId="23">
    <w:abstractNumId w:val="21"/>
  </w:num>
  <w:num w:numId="24">
    <w:abstractNumId w:val="17"/>
  </w:num>
  <w:num w:numId="25">
    <w:abstractNumId w:val="49"/>
  </w:num>
  <w:num w:numId="26">
    <w:abstractNumId w:val="44"/>
  </w:num>
  <w:num w:numId="27">
    <w:abstractNumId w:val="42"/>
  </w:num>
  <w:num w:numId="28">
    <w:abstractNumId w:val="33"/>
  </w:num>
  <w:num w:numId="29">
    <w:abstractNumId w:val="16"/>
  </w:num>
  <w:num w:numId="30">
    <w:abstractNumId w:val="26"/>
  </w:num>
  <w:num w:numId="31">
    <w:abstractNumId w:val="39"/>
  </w:num>
  <w:num w:numId="32">
    <w:abstractNumId w:val="38"/>
  </w:num>
  <w:num w:numId="33">
    <w:abstractNumId w:val="11"/>
  </w:num>
  <w:num w:numId="34">
    <w:abstractNumId w:val="29"/>
  </w:num>
  <w:num w:numId="35">
    <w:abstractNumId w:val="35"/>
  </w:num>
  <w:num w:numId="36">
    <w:abstractNumId w:val="14"/>
  </w:num>
  <w:num w:numId="37">
    <w:abstractNumId w:val="13"/>
  </w:num>
  <w:num w:numId="38">
    <w:abstractNumId w:val="24"/>
  </w:num>
  <w:num w:numId="39">
    <w:abstractNumId w:val="36"/>
  </w:num>
  <w:num w:numId="40">
    <w:abstractNumId w:val="18"/>
  </w:num>
  <w:num w:numId="41">
    <w:abstractNumId w:val="22"/>
  </w:num>
  <w:num w:numId="42">
    <w:abstractNumId w:val="23"/>
  </w:num>
  <w:num w:numId="43">
    <w:abstractNumId w:val="20"/>
  </w:num>
  <w:num w:numId="44">
    <w:abstractNumId w:val="37"/>
  </w:num>
  <w:num w:numId="45">
    <w:abstractNumId w:val="46"/>
  </w:num>
  <w:num w:numId="46">
    <w:abstractNumId w:val="45"/>
  </w:num>
  <w:num w:numId="47">
    <w:abstractNumId w:val="47"/>
  </w:num>
  <w:num w:numId="48">
    <w:abstractNumId w:val="41"/>
  </w:num>
  <w:num w:numId="49">
    <w:abstractNumId w:val="28"/>
  </w:num>
  <w:num w:numId="50">
    <w:abstractNumId w:val="30"/>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Reynolds">
    <w15:presenceInfo w15:providerId="AD" w15:userId="S-1-5-21-948756243-734778046-674738317-759945"/>
  </w15:person>
  <w15:person w15:author="Alexa Delbosc">
    <w15:presenceInfo w15:providerId="AD" w15:userId="S-1-5-21-948756243-734778046-674738317-63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trackRevisions/>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szs0sv5safdwte0rd65zvwrerwxa5ttttzz&quot;&gt;Transport-2022 v2 Copy&lt;record-ids&gt;&lt;item&gt;3214&lt;/item&gt;&lt;item&gt;3215&lt;/item&gt;&lt;/record-ids&gt;&lt;/item&gt;&lt;/Libraries&gt;"/>
  </w:docVars>
  <w:rsids>
    <w:rsidRoot w:val="004E78C4"/>
    <w:rsid w:val="000024A3"/>
    <w:rsid w:val="00002BA7"/>
    <w:rsid w:val="0000355D"/>
    <w:rsid w:val="000035FC"/>
    <w:rsid w:val="00005AC1"/>
    <w:rsid w:val="00006A82"/>
    <w:rsid w:val="0000751D"/>
    <w:rsid w:val="00007CBD"/>
    <w:rsid w:val="00011774"/>
    <w:rsid w:val="0001301F"/>
    <w:rsid w:val="00017778"/>
    <w:rsid w:val="000263E3"/>
    <w:rsid w:val="00027F54"/>
    <w:rsid w:val="00031911"/>
    <w:rsid w:val="00032E89"/>
    <w:rsid w:val="00034D97"/>
    <w:rsid w:val="0003584F"/>
    <w:rsid w:val="00040F51"/>
    <w:rsid w:val="00041A86"/>
    <w:rsid w:val="000471BE"/>
    <w:rsid w:val="00047478"/>
    <w:rsid w:val="00050F7D"/>
    <w:rsid w:val="000529D5"/>
    <w:rsid w:val="000572C0"/>
    <w:rsid w:val="00057304"/>
    <w:rsid w:val="00061870"/>
    <w:rsid w:val="0006294E"/>
    <w:rsid w:val="00071460"/>
    <w:rsid w:val="000715A9"/>
    <w:rsid w:val="000726AC"/>
    <w:rsid w:val="00075317"/>
    <w:rsid w:val="000815D3"/>
    <w:rsid w:val="00082010"/>
    <w:rsid w:val="000826F7"/>
    <w:rsid w:val="0008589F"/>
    <w:rsid w:val="00091A26"/>
    <w:rsid w:val="00091BCE"/>
    <w:rsid w:val="000921DE"/>
    <w:rsid w:val="0009441A"/>
    <w:rsid w:val="00094772"/>
    <w:rsid w:val="000958CA"/>
    <w:rsid w:val="00097199"/>
    <w:rsid w:val="00097787"/>
    <w:rsid w:val="000A22D6"/>
    <w:rsid w:val="000A3FDD"/>
    <w:rsid w:val="000A443B"/>
    <w:rsid w:val="000A7472"/>
    <w:rsid w:val="000B11E4"/>
    <w:rsid w:val="000B1731"/>
    <w:rsid w:val="000B1790"/>
    <w:rsid w:val="000B2434"/>
    <w:rsid w:val="000B2BEF"/>
    <w:rsid w:val="000B674E"/>
    <w:rsid w:val="000B6902"/>
    <w:rsid w:val="000B6EBC"/>
    <w:rsid w:val="000C1153"/>
    <w:rsid w:val="000C13CF"/>
    <w:rsid w:val="000C70F6"/>
    <w:rsid w:val="000D0ECA"/>
    <w:rsid w:val="000D17E8"/>
    <w:rsid w:val="000D3710"/>
    <w:rsid w:val="000D6039"/>
    <w:rsid w:val="000E0BC6"/>
    <w:rsid w:val="000E3FC1"/>
    <w:rsid w:val="000E4352"/>
    <w:rsid w:val="000F1095"/>
    <w:rsid w:val="000F4892"/>
    <w:rsid w:val="000F5D9C"/>
    <w:rsid w:val="000F64E4"/>
    <w:rsid w:val="000F7701"/>
    <w:rsid w:val="00100258"/>
    <w:rsid w:val="001037ED"/>
    <w:rsid w:val="00104C4F"/>
    <w:rsid w:val="0011005E"/>
    <w:rsid w:val="0011025F"/>
    <w:rsid w:val="001113C4"/>
    <w:rsid w:val="00112691"/>
    <w:rsid w:val="001170C5"/>
    <w:rsid w:val="0012074E"/>
    <w:rsid w:val="00124D05"/>
    <w:rsid w:val="00125079"/>
    <w:rsid w:val="00126F97"/>
    <w:rsid w:val="00127F30"/>
    <w:rsid w:val="00132168"/>
    <w:rsid w:val="00133F41"/>
    <w:rsid w:val="001357B4"/>
    <w:rsid w:val="001358BC"/>
    <w:rsid w:val="00141494"/>
    <w:rsid w:val="00141D45"/>
    <w:rsid w:val="00141D6E"/>
    <w:rsid w:val="00142126"/>
    <w:rsid w:val="00142813"/>
    <w:rsid w:val="00145BB6"/>
    <w:rsid w:val="0014762A"/>
    <w:rsid w:val="001502E0"/>
    <w:rsid w:val="00160507"/>
    <w:rsid w:val="00161BE5"/>
    <w:rsid w:val="00163F45"/>
    <w:rsid w:val="001643F1"/>
    <w:rsid w:val="00164A5B"/>
    <w:rsid w:val="0016670F"/>
    <w:rsid w:val="00166C65"/>
    <w:rsid w:val="00171CE1"/>
    <w:rsid w:val="00173BB4"/>
    <w:rsid w:val="001745DC"/>
    <w:rsid w:val="001758BE"/>
    <w:rsid w:val="00180090"/>
    <w:rsid w:val="0018033B"/>
    <w:rsid w:val="00184B3A"/>
    <w:rsid w:val="001851C0"/>
    <w:rsid w:val="00186D88"/>
    <w:rsid w:val="00190022"/>
    <w:rsid w:val="00190DC9"/>
    <w:rsid w:val="00194D22"/>
    <w:rsid w:val="0019587A"/>
    <w:rsid w:val="00196B71"/>
    <w:rsid w:val="00197C3F"/>
    <w:rsid w:val="001A0664"/>
    <w:rsid w:val="001A0913"/>
    <w:rsid w:val="001A1013"/>
    <w:rsid w:val="001A3ADC"/>
    <w:rsid w:val="001A3BC3"/>
    <w:rsid w:val="001A6A60"/>
    <w:rsid w:val="001A7237"/>
    <w:rsid w:val="001A723E"/>
    <w:rsid w:val="001A7C24"/>
    <w:rsid w:val="001B1444"/>
    <w:rsid w:val="001B3976"/>
    <w:rsid w:val="001B5940"/>
    <w:rsid w:val="001B5C80"/>
    <w:rsid w:val="001C2A47"/>
    <w:rsid w:val="001C52D4"/>
    <w:rsid w:val="001C5658"/>
    <w:rsid w:val="001D08D1"/>
    <w:rsid w:val="001D1654"/>
    <w:rsid w:val="001D3E02"/>
    <w:rsid w:val="001D4A3B"/>
    <w:rsid w:val="001D7BE5"/>
    <w:rsid w:val="001E2103"/>
    <w:rsid w:val="001E524E"/>
    <w:rsid w:val="001E66F8"/>
    <w:rsid w:val="001E756B"/>
    <w:rsid w:val="001E77DD"/>
    <w:rsid w:val="001E7C23"/>
    <w:rsid w:val="001F3074"/>
    <w:rsid w:val="001F3EEC"/>
    <w:rsid w:val="001F3FBC"/>
    <w:rsid w:val="001F4608"/>
    <w:rsid w:val="001F6510"/>
    <w:rsid w:val="00200706"/>
    <w:rsid w:val="002016BF"/>
    <w:rsid w:val="0020414E"/>
    <w:rsid w:val="00207DF6"/>
    <w:rsid w:val="002156D5"/>
    <w:rsid w:val="00217F26"/>
    <w:rsid w:val="002205CE"/>
    <w:rsid w:val="002209A2"/>
    <w:rsid w:val="00220CED"/>
    <w:rsid w:val="0022101C"/>
    <w:rsid w:val="00221E43"/>
    <w:rsid w:val="00222349"/>
    <w:rsid w:val="002233E6"/>
    <w:rsid w:val="002258B2"/>
    <w:rsid w:val="0022621D"/>
    <w:rsid w:val="002303DA"/>
    <w:rsid w:val="002340B1"/>
    <w:rsid w:val="00234265"/>
    <w:rsid w:val="00234FAD"/>
    <w:rsid w:val="00235118"/>
    <w:rsid w:val="00235F0E"/>
    <w:rsid w:val="002364AB"/>
    <w:rsid w:val="00236502"/>
    <w:rsid w:val="002365A1"/>
    <w:rsid w:val="00236F90"/>
    <w:rsid w:val="0024124C"/>
    <w:rsid w:val="00241793"/>
    <w:rsid w:val="00241801"/>
    <w:rsid w:val="002419CD"/>
    <w:rsid w:val="00241E7A"/>
    <w:rsid w:val="002427E8"/>
    <w:rsid w:val="00245789"/>
    <w:rsid w:val="002478FE"/>
    <w:rsid w:val="002502ED"/>
    <w:rsid w:val="00252151"/>
    <w:rsid w:val="00254078"/>
    <w:rsid w:val="0026322F"/>
    <w:rsid w:val="00263B23"/>
    <w:rsid w:val="002649D0"/>
    <w:rsid w:val="00264A7A"/>
    <w:rsid w:val="0026506E"/>
    <w:rsid w:val="0027293C"/>
    <w:rsid w:val="002732AE"/>
    <w:rsid w:val="00273AC4"/>
    <w:rsid w:val="00274C93"/>
    <w:rsid w:val="00276C10"/>
    <w:rsid w:val="002777F9"/>
    <w:rsid w:val="002831EF"/>
    <w:rsid w:val="00283E8C"/>
    <w:rsid w:val="00284692"/>
    <w:rsid w:val="00284B4A"/>
    <w:rsid w:val="002856E6"/>
    <w:rsid w:val="00285CD9"/>
    <w:rsid w:val="00286758"/>
    <w:rsid w:val="00286DA2"/>
    <w:rsid w:val="002915B0"/>
    <w:rsid w:val="00293439"/>
    <w:rsid w:val="00293B71"/>
    <w:rsid w:val="002A0306"/>
    <w:rsid w:val="002A06C5"/>
    <w:rsid w:val="002A302B"/>
    <w:rsid w:val="002A3B7B"/>
    <w:rsid w:val="002A57C0"/>
    <w:rsid w:val="002A5B15"/>
    <w:rsid w:val="002A675C"/>
    <w:rsid w:val="002B1625"/>
    <w:rsid w:val="002B255D"/>
    <w:rsid w:val="002B3F1C"/>
    <w:rsid w:val="002B4216"/>
    <w:rsid w:val="002B4ADA"/>
    <w:rsid w:val="002B4DFE"/>
    <w:rsid w:val="002B5C83"/>
    <w:rsid w:val="002B79E7"/>
    <w:rsid w:val="002B7AC0"/>
    <w:rsid w:val="002C0878"/>
    <w:rsid w:val="002C0B7F"/>
    <w:rsid w:val="002C1E80"/>
    <w:rsid w:val="002C2FAA"/>
    <w:rsid w:val="002C3405"/>
    <w:rsid w:val="002C7D4B"/>
    <w:rsid w:val="002D0DCB"/>
    <w:rsid w:val="002D13EC"/>
    <w:rsid w:val="002D158A"/>
    <w:rsid w:val="002D3E45"/>
    <w:rsid w:val="002D686C"/>
    <w:rsid w:val="002D6CFA"/>
    <w:rsid w:val="002D7E0E"/>
    <w:rsid w:val="002E1361"/>
    <w:rsid w:val="002E28CF"/>
    <w:rsid w:val="002E3324"/>
    <w:rsid w:val="002E4E13"/>
    <w:rsid w:val="002E596A"/>
    <w:rsid w:val="002E5F6C"/>
    <w:rsid w:val="002F3262"/>
    <w:rsid w:val="002F4E17"/>
    <w:rsid w:val="002F5894"/>
    <w:rsid w:val="00301A28"/>
    <w:rsid w:val="00301E81"/>
    <w:rsid w:val="0030238E"/>
    <w:rsid w:val="003059C7"/>
    <w:rsid w:val="00312EDA"/>
    <w:rsid w:val="00313ED0"/>
    <w:rsid w:val="00314366"/>
    <w:rsid w:val="00315900"/>
    <w:rsid w:val="00316BEC"/>
    <w:rsid w:val="00320939"/>
    <w:rsid w:val="0032114D"/>
    <w:rsid w:val="0032447A"/>
    <w:rsid w:val="00326F9A"/>
    <w:rsid w:val="00331A9D"/>
    <w:rsid w:val="00334E10"/>
    <w:rsid w:val="00335150"/>
    <w:rsid w:val="00341D6E"/>
    <w:rsid w:val="00347104"/>
    <w:rsid w:val="003471C3"/>
    <w:rsid w:val="00351D44"/>
    <w:rsid w:val="003531E5"/>
    <w:rsid w:val="00353F0F"/>
    <w:rsid w:val="0035430A"/>
    <w:rsid w:val="00357A42"/>
    <w:rsid w:val="003622BF"/>
    <w:rsid w:val="003635B1"/>
    <w:rsid w:val="00364CD7"/>
    <w:rsid w:val="00367B7C"/>
    <w:rsid w:val="003704A4"/>
    <w:rsid w:val="00371391"/>
    <w:rsid w:val="00375362"/>
    <w:rsid w:val="003754E0"/>
    <w:rsid w:val="00377697"/>
    <w:rsid w:val="0037774E"/>
    <w:rsid w:val="00377FCF"/>
    <w:rsid w:val="00381136"/>
    <w:rsid w:val="00382A2C"/>
    <w:rsid w:val="00385A0A"/>
    <w:rsid w:val="003862C8"/>
    <w:rsid w:val="003868C5"/>
    <w:rsid w:val="00390034"/>
    <w:rsid w:val="00390D99"/>
    <w:rsid w:val="00393453"/>
    <w:rsid w:val="00397045"/>
    <w:rsid w:val="00397216"/>
    <w:rsid w:val="00397738"/>
    <w:rsid w:val="003A05DD"/>
    <w:rsid w:val="003A084E"/>
    <w:rsid w:val="003B04B0"/>
    <w:rsid w:val="003B0868"/>
    <w:rsid w:val="003B241C"/>
    <w:rsid w:val="003B2812"/>
    <w:rsid w:val="003B2B3F"/>
    <w:rsid w:val="003B5B6A"/>
    <w:rsid w:val="003C1336"/>
    <w:rsid w:val="003C39C2"/>
    <w:rsid w:val="003C76C5"/>
    <w:rsid w:val="003D1D8D"/>
    <w:rsid w:val="003D2D25"/>
    <w:rsid w:val="003D3141"/>
    <w:rsid w:val="003E0045"/>
    <w:rsid w:val="003E010E"/>
    <w:rsid w:val="003E02D0"/>
    <w:rsid w:val="003E2375"/>
    <w:rsid w:val="003E535D"/>
    <w:rsid w:val="003E549A"/>
    <w:rsid w:val="003E6DF1"/>
    <w:rsid w:val="003F0854"/>
    <w:rsid w:val="003F1AAF"/>
    <w:rsid w:val="003F4CAD"/>
    <w:rsid w:val="003F558C"/>
    <w:rsid w:val="003F66AD"/>
    <w:rsid w:val="003F6857"/>
    <w:rsid w:val="00400B14"/>
    <w:rsid w:val="00401F54"/>
    <w:rsid w:val="00401F67"/>
    <w:rsid w:val="0040490A"/>
    <w:rsid w:val="004062F1"/>
    <w:rsid w:val="00406440"/>
    <w:rsid w:val="00406DF6"/>
    <w:rsid w:val="00416206"/>
    <w:rsid w:val="00416B00"/>
    <w:rsid w:val="004174A1"/>
    <w:rsid w:val="004216FA"/>
    <w:rsid w:val="004218E0"/>
    <w:rsid w:val="00422C74"/>
    <w:rsid w:val="004264AB"/>
    <w:rsid w:val="00426B9C"/>
    <w:rsid w:val="004271CB"/>
    <w:rsid w:val="00430296"/>
    <w:rsid w:val="004311C3"/>
    <w:rsid w:val="004318CF"/>
    <w:rsid w:val="00431915"/>
    <w:rsid w:val="00432151"/>
    <w:rsid w:val="004323D5"/>
    <w:rsid w:val="00432825"/>
    <w:rsid w:val="00432EEE"/>
    <w:rsid w:val="004335DD"/>
    <w:rsid w:val="0043379A"/>
    <w:rsid w:val="00433C41"/>
    <w:rsid w:val="0043534C"/>
    <w:rsid w:val="004376F0"/>
    <w:rsid w:val="0043780D"/>
    <w:rsid w:val="00440855"/>
    <w:rsid w:val="0044109C"/>
    <w:rsid w:val="004430C0"/>
    <w:rsid w:val="0044318F"/>
    <w:rsid w:val="004443DD"/>
    <w:rsid w:val="00446FB1"/>
    <w:rsid w:val="00446FEC"/>
    <w:rsid w:val="00451916"/>
    <w:rsid w:val="004535DB"/>
    <w:rsid w:val="004549FF"/>
    <w:rsid w:val="00454EEB"/>
    <w:rsid w:val="004553E2"/>
    <w:rsid w:val="00455E18"/>
    <w:rsid w:val="00456E62"/>
    <w:rsid w:val="00457476"/>
    <w:rsid w:val="00457F83"/>
    <w:rsid w:val="00461AB9"/>
    <w:rsid w:val="004623E3"/>
    <w:rsid w:val="00462AEB"/>
    <w:rsid w:val="00463227"/>
    <w:rsid w:val="00470173"/>
    <w:rsid w:val="0047086C"/>
    <w:rsid w:val="00471C52"/>
    <w:rsid w:val="004724E6"/>
    <w:rsid w:val="004725F0"/>
    <w:rsid w:val="0047269C"/>
    <w:rsid w:val="00472860"/>
    <w:rsid w:val="004731E1"/>
    <w:rsid w:val="00473219"/>
    <w:rsid w:val="00473259"/>
    <w:rsid w:val="00473403"/>
    <w:rsid w:val="004750E3"/>
    <w:rsid w:val="004814D7"/>
    <w:rsid w:val="00481E2B"/>
    <w:rsid w:val="00491F77"/>
    <w:rsid w:val="0049637C"/>
    <w:rsid w:val="004970CE"/>
    <w:rsid w:val="004A2D46"/>
    <w:rsid w:val="004A2DD4"/>
    <w:rsid w:val="004A3340"/>
    <w:rsid w:val="004B0441"/>
    <w:rsid w:val="004B143B"/>
    <w:rsid w:val="004B1BE4"/>
    <w:rsid w:val="004B6C8E"/>
    <w:rsid w:val="004C144C"/>
    <w:rsid w:val="004C2286"/>
    <w:rsid w:val="004C3196"/>
    <w:rsid w:val="004C75DB"/>
    <w:rsid w:val="004D02ED"/>
    <w:rsid w:val="004D0453"/>
    <w:rsid w:val="004D3EA2"/>
    <w:rsid w:val="004D5B6E"/>
    <w:rsid w:val="004D6FE5"/>
    <w:rsid w:val="004D71F8"/>
    <w:rsid w:val="004E09AE"/>
    <w:rsid w:val="004E1E94"/>
    <w:rsid w:val="004E1F24"/>
    <w:rsid w:val="004E4A12"/>
    <w:rsid w:val="004E4F9F"/>
    <w:rsid w:val="004E77C4"/>
    <w:rsid w:val="004E78C4"/>
    <w:rsid w:val="004F1596"/>
    <w:rsid w:val="004F2EE3"/>
    <w:rsid w:val="004F4638"/>
    <w:rsid w:val="004F73C7"/>
    <w:rsid w:val="004F7CAA"/>
    <w:rsid w:val="005002CE"/>
    <w:rsid w:val="0050036A"/>
    <w:rsid w:val="005017E1"/>
    <w:rsid w:val="00502005"/>
    <w:rsid w:val="00504E03"/>
    <w:rsid w:val="005056F2"/>
    <w:rsid w:val="0050720B"/>
    <w:rsid w:val="00507F23"/>
    <w:rsid w:val="00511013"/>
    <w:rsid w:val="005130EB"/>
    <w:rsid w:val="005148FE"/>
    <w:rsid w:val="00514BC3"/>
    <w:rsid w:val="00515853"/>
    <w:rsid w:val="005173D7"/>
    <w:rsid w:val="00520AC8"/>
    <w:rsid w:val="00520FFF"/>
    <w:rsid w:val="00522993"/>
    <w:rsid w:val="00522F77"/>
    <w:rsid w:val="005235CC"/>
    <w:rsid w:val="00526A51"/>
    <w:rsid w:val="00532066"/>
    <w:rsid w:val="00532818"/>
    <w:rsid w:val="00532E9A"/>
    <w:rsid w:val="0053473C"/>
    <w:rsid w:val="0053719B"/>
    <w:rsid w:val="005415F3"/>
    <w:rsid w:val="00541721"/>
    <w:rsid w:val="005420C8"/>
    <w:rsid w:val="00543249"/>
    <w:rsid w:val="005438CE"/>
    <w:rsid w:val="00543A93"/>
    <w:rsid w:val="005516DD"/>
    <w:rsid w:val="00552A26"/>
    <w:rsid w:val="0055599B"/>
    <w:rsid w:val="0055774C"/>
    <w:rsid w:val="0056334B"/>
    <w:rsid w:val="00565630"/>
    <w:rsid w:val="0056581E"/>
    <w:rsid w:val="00565CEC"/>
    <w:rsid w:val="0056723C"/>
    <w:rsid w:val="005672AA"/>
    <w:rsid w:val="005675DE"/>
    <w:rsid w:val="00567609"/>
    <w:rsid w:val="0056788E"/>
    <w:rsid w:val="0057565A"/>
    <w:rsid w:val="005771DA"/>
    <w:rsid w:val="00580CE7"/>
    <w:rsid w:val="00581E0D"/>
    <w:rsid w:val="00582211"/>
    <w:rsid w:val="005823FE"/>
    <w:rsid w:val="005838C2"/>
    <w:rsid w:val="005846A0"/>
    <w:rsid w:val="00584918"/>
    <w:rsid w:val="00585532"/>
    <w:rsid w:val="00585B3E"/>
    <w:rsid w:val="00585D13"/>
    <w:rsid w:val="005872BF"/>
    <w:rsid w:val="00590AD5"/>
    <w:rsid w:val="00590D60"/>
    <w:rsid w:val="00593312"/>
    <w:rsid w:val="00593CDA"/>
    <w:rsid w:val="005A1223"/>
    <w:rsid w:val="005A12CE"/>
    <w:rsid w:val="005A21CB"/>
    <w:rsid w:val="005A5576"/>
    <w:rsid w:val="005A6E64"/>
    <w:rsid w:val="005A72F2"/>
    <w:rsid w:val="005B10AF"/>
    <w:rsid w:val="005B459B"/>
    <w:rsid w:val="005B4BA8"/>
    <w:rsid w:val="005B5057"/>
    <w:rsid w:val="005B681B"/>
    <w:rsid w:val="005B6BE2"/>
    <w:rsid w:val="005B7C76"/>
    <w:rsid w:val="005C35DD"/>
    <w:rsid w:val="005C4DCB"/>
    <w:rsid w:val="005C5EB5"/>
    <w:rsid w:val="005C6D47"/>
    <w:rsid w:val="005C7FA5"/>
    <w:rsid w:val="005D1939"/>
    <w:rsid w:val="005D4190"/>
    <w:rsid w:val="005D6060"/>
    <w:rsid w:val="005D7A33"/>
    <w:rsid w:val="005E23BC"/>
    <w:rsid w:val="005E2D85"/>
    <w:rsid w:val="005E33D5"/>
    <w:rsid w:val="005E35B8"/>
    <w:rsid w:val="005E7C8C"/>
    <w:rsid w:val="005F103C"/>
    <w:rsid w:val="005F1F17"/>
    <w:rsid w:val="005F20F8"/>
    <w:rsid w:val="005F3730"/>
    <w:rsid w:val="005F56EB"/>
    <w:rsid w:val="005F5852"/>
    <w:rsid w:val="005F6298"/>
    <w:rsid w:val="00600396"/>
    <w:rsid w:val="00601179"/>
    <w:rsid w:val="00606843"/>
    <w:rsid w:val="00607040"/>
    <w:rsid w:val="00607981"/>
    <w:rsid w:val="00607BA8"/>
    <w:rsid w:val="00611687"/>
    <w:rsid w:val="006204C3"/>
    <w:rsid w:val="0062072A"/>
    <w:rsid w:val="006214C7"/>
    <w:rsid w:val="00621798"/>
    <w:rsid w:val="00622B2F"/>
    <w:rsid w:val="006239B3"/>
    <w:rsid w:val="0062702C"/>
    <w:rsid w:val="0063143C"/>
    <w:rsid w:val="00631A4C"/>
    <w:rsid w:val="00631F8A"/>
    <w:rsid w:val="0063210E"/>
    <w:rsid w:val="00635BB3"/>
    <w:rsid w:val="0064040F"/>
    <w:rsid w:val="00643E73"/>
    <w:rsid w:val="006455E3"/>
    <w:rsid w:val="00645858"/>
    <w:rsid w:val="0064603D"/>
    <w:rsid w:val="00651E23"/>
    <w:rsid w:val="00652747"/>
    <w:rsid w:val="00655C0D"/>
    <w:rsid w:val="00656AA4"/>
    <w:rsid w:val="00661424"/>
    <w:rsid w:val="00662B34"/>
    <w:rsid w:val="00662F22"/>
    <w:rsid w:val="0066726C"/>
    <w:rsid w:val="00667AB3"/>
    <w:rsid w:val="00670FDB"/>
    <w:rsid w:val="006749B9"/>
    <w:rsid w:val="00683D59"/>
    <w:rsid w:val="0068683E"/>
    <w:rsid w:val="00686DF3"/>
    <w:rsid w:val="00694142"/>
    <w:rsid w:val="0069446E"/>
    <w:rsid w:val="00695BEF"/>
    <w:rsid w:val="00696F01"/>
    <w:rsid w:val="00697591"/>
    <w:rsid w:val="00697703"/>
    <w:rsid w:val="006A183C"/>
    <w:rsid w:val="006A1D46"/>
    <w:rsid w:val="006A36F1"/>
    <w:rsid w:val="006A534C"/>
    <w:rsid w:val="006A697A"/>
    <w:rsid w:val="006A7193"/>
    <w:rsid w:val="006B22D1"/>
    <w:rsid w:val="006B3CEA"/>
    <w:rsid w:val="006C27E1"/>
    <w:rsid w:val="006C2F8B"/>
    <w:rsid w:val="006C34D5"/>
    <w:rsid w:val="006C35C8"/>
    <w:rsid w:val="006C3D2E"/>
    <w:rsid w:val="006C3F51"/>
    <w:rsid w:val="006C43A2"/>
    <w:rsid w:val="006C477E"/>
    <w:rsid w:val="006C4EC8"/>
    <w:rsid w:val="006C6A7C"/>
    <w:rsid w:val="006C717C"/>
    <w:rsid w:val="006D001F"/>
    <w:rsid w:val="006D1B71"/>
    <w:rsid w:val="006D34F0"/>
    <w:rsid w:val="006D58D3"/>
    <w:rsid w:val="006E0BB8"/>
    <w:rsid w:val="006E102E"/>
    <w:rsid w:val="006E2C45"/>
    <w:rsid w:val="006E53C1"/>
    <w:rsid w:val="006E5839"/>
    <w:rsid w:val="006E6513"/>
    <w:rsid w:val="006E6D89"/>
    <w:rsid w:val="006F03AD"/>
    <w:rsid w:val="006F2836"/>
    <w:rsid w:val="006F725B"/>
    <w:rsid w:val="006F787A"/>
    <w:rsid w:val="00700429"/>
    <w:rsid w:val="00701A9F"/>
    <w:rsid w:val="007046C0"/>
    <w:rsid w:val="0070573F"/>
    <w:rsid w:val="00705A39"/>
    <w:rsid w:val="00714598"/>
    <w:rsid w:val="00714BD8"/>
    <w:rsid w:val="007173C5"/>
    <w:rsid w:val="007176A8"/>
    <w:rsid w:val="00720856"/>
    <w:rsid w:val="00720C52"/>
    <w:rsid w:val="007225C6"/>
    <w:rsid w:val="007234ED"/>
    <w:rsid w:val="00723A11"/>
    <w:rsid w:val="0072631B"/>
    <w:rsid w:val="00730126"/>
    <w:rsid w:val="00730361"/>
    <w:rsid w:val="0073124A"/>
    <w:rsid w:val="007314E9"/>
    <w:rsid w:val="00731949"/>
    <w:rsid w:val="00731B75"/>
    <w:rsid w:val="00731BFA"/>
    <w:rsid w:val="00735CF5"/>
    <w:rsid w:val="00737B73"/>
    <w:rsid w:val="00741828"/>
    <w:rsid w:val="0074230B"/>
    <w:rsid w:val="0074589B"/>
    <w:rsid w:val="00746C0A"/>
    <w:rsid w:val="007473D8"/>
    <w:rsid w:val="00750600"/>
    <w:rsid w:val="0075115B"/>
    <w:rsid w:val="00753808"/>
    <w:rsid w:val="00753907"/>
    <w:rsid w:val="007558DB"/>
    <w:rsid w:val="00756153"/>
    <w:rsid w:val="00763765"/>
    <w:rsid w:val="00764B31"/>
    <w:rsid w:val="00766C09"/>
    <w:rsid w:val="00767225"/>
    <w:rsid w:val="007677FE"/>
    <w:rsid w:val="0077018C"/>
    <w:rsid w:val="00770A1A"/>
    <w:rsid w:val="0077172F"/>
    <w:rsid w:val="0077233E"/>
    <w:rsid w:val="00774A1E"/>
    <w:rsid w:val="007760A6"/>
    <w:rsid w:val="007769AC"/>
    <w:rsid w:val="00780F34"/>
    <w:rsid w:val="00782F16"/>
    <w:rsid w:val="0078348C"/>
    <w:rsid w:val="00787326"/>
    <w:rsid w:val="00791E2A"/>
    <w:rsid w:val="00796085"/>
    <w:rsid w:val="00796355"/>
    <w:rsid w:val="007A0D13"/>
    <w:rsid w:val="007A133A"/>
    <w:rsid w:val="007A2A3F"/>
    <w:rsid w:val="007A36AB"/>
    <w:rsid w:val="007A72A3"/>
    <w:rsid w:val="007B00CA"/>
    <w:rsid w:val="007B1391"/>
    <w:rsid w:val="007B18E0"/>
    <w:rsid w:val="007B439D"/>
    <w:rsid w:val="007B45EF"/>
    <w:rsid w:val="007B6B29"/>
    <w:rsid w:val="007C10A0"/>
    <w:rsid w:val="007C4E73"/>
    <w:rsid w:val="007C7D89"/>
    <w:rsid w:val="007D34CA"/>
    <w:rsid w:val="007D3953"/>
    <w:rsid w:val="007D6E71"/>
    <w:rsid w:val="007D7367"/>
    <w:rsid w:val="007D74FB"/>
    <w:rsid w:val="007E1C9D"/>
    <w:rsid w:val="007E38AE"/>
    <w:rsid w:val="007E4351"/>
    <w:rsid w:val="007E6215"/>
    <w:rsid w:val="007E743E"/>
    <w:rsid w:val="007E791E"/>
    <w:rsid w:val="007F107C"/>
    <w:rsid w:val="007F4A57"/>
    <w:rsid w:val="007F5523"/>
    <w:rsid w:val="007F5E76"/>
    <w:rsid w:val="007F774B"/>
    <w:rsid w:val="007F7D08"/>
    <w:rsid w:val="008015D9"/>
    <w:rsid w:val="00801CE6"/>
    <w:rsid w:val="00802917"/>
    <w:rsid w:val="00802E9F"/>
    <w:rsid w:val="0080436B"/>
    <w:rsid w:val="00805E7A"/>
    <w:rsid w:val="00807956"/>
    <w:rsid w:val="00807BC0"/>
    <w:rsid w:val="00812D0B"/>
    <w:rsid w:val="0081536E"/>
    <w:rsid w:val="008155DA"/>
    <w:rsid w:val="00815699"/>
    <w:rsid w:val="008164E2"/>
    <w:rsid w:val="00816B98"/>
    <w:rsid w:val="00820525"/>
    <w:rsid w:val="00821C11"/>
    <w:rsid w:val="0082237E"/>
    <w:rsid w:val="00824037"/>
    <w:rsid w:val="0082562E"/>
    <w:rsid w:val="008275F3"/>
    <w:rsid w:val="00831372"/>
    <w:rsid w:val="00831E68"/>
    <w:rsid w:val="00832927"/>
    <w:rsid w:val="00832E09"/>
    <w:rsid w:val="00833A50"/>
    <w:rsid w:val="00833DBC"/>
    <w:rsid w:val="0083669E"/>
    <w:rsid w:val="00836BD3"/>
    <w:rsid w:val="00840542"/>
    <w:rsid w:val="00841971"/>
    <w:rsid w:val="008435E8"/>
    <w:rsid w:val="00843E6A"/>
    <w:rsid w:val="00844226"/>
    <w:rsid w:val="00845C9B"/>
    <w:rsid w:val="0084794B"/>
    <w:rsid w:val="008523C9"/>
    <w:rsid w:val="008539ED"/>
    <w:rsid w:val="00853F21"/>
    <w:rsid w:val="008602A7"/>
    <w:rsid w:val="008603C4"/>
    <w:rsid w:val="00870C32"/>
    <w:rsid w:val="00872082"/>
    <w:rsid w:val="008720CD"/>
    <w:rsid w:val="00872BCF"/>
    <w:rsid w:val="00876D8F"/>
    <w:rsid w:val="008770C0"/>
    <w:rsid w:val="008775B3"/>
    <w:rsid w:val="00877EF8"/>
    <w:rsid w:val="008803B9"/>
    <w:rsid w:val="008810EE"/>
    <w:rsid w:val="00883EDE"/>
    <w:rsid w:val="00885314"/>
    <w:rsid w:val="00886D35"/>
    <w:rsid w:val="00887D5F"/>
    <w:rsid w:val="00891CF2"/>
    <w:rsid w:val="008937ED"/>
    <w:rsid w:val="00896621"/>
    <w:rsid w:val="00897A7D"/>
    <w:rsid w:val="008A3D36"/>
    <w:rsid w:val="008A48B7"/>
    <w:rsid w:val="008B0B6E"/>
    <w:rsid w:val="008B246F"/>
    <w:rsid w:val="008B2BD3"/>
    <w:rsid w:val="008B5654"/>
    <w:rsid w:val="008B71A3"/>
    <w:rsid w:val="008B7839"/>
    <w:rsid w:val="008C0E8D"/>
    <w:rsid w:val="008C138D"/>
    <w:rsid w:val="008C1D13"/>
    <w:rsid w:val="008C1D2E"/>
    <w:rsid w:val="008C20F0"/>
    <w:rsid w:val="008C3259"/>
    <w:rsid w:val="008C50A2"/>
    <w:rsid w:val="008C5DB5"/>
    <w:rsid w:val="008C7F05"/>
    <w:rsid w:val="008D3424"/>
    <w:rsid w:val="008D3555"/>
    <w:rsid w:val="008D4843"/>
    <w:rsid w:val="008D4E49"/>
    <w:rsid w:val="008D6350"/>
    <w:rsid w:val="008D656F"/>
    <w:rsid w:val="008E1FB8"/>
    <w:rsid w:val="008E2744"/>
    <w:rsid w:val="008E38A0"/>
    <w:rsid w:val="008E5DF7"/>
    <w:rsid w:val="008F1064"/>
    <w:rsid w:val="008F13C7"/>
    <w:rsid w:val="008F16CA"/>
    <w:rsid w:val="008F25F1"/>
    <w:rsid w:val="00900395"/>
    <w:rsid w:val="0090221F"/>
    <w:rsid w:val="00902EA7"/>
    <w:rsid w:val="00904C84"/>
    <w:rsid w:val="00914182"/>
    <w:rsid w:val="009155CA"/>
    <w:rsid w:val="00915629"/>
    <w:rsid w:val="009157F8"/>
    <w:rsid w:val="00916463"/>
    <w:rsid w:val="00916EE0"/>
    <w:rsid w:val="00917C0E"/>
    <w:rsid w:val="00920392"/>
    <w:rsid w:val="00920516"/>
    <w:rsid w:val="009209B4"/>
    <w:rsid w:val="0092143C"/>
    <w:rsid w:val="00922C3D"/>
    <w:rsid w:val="00922D7B"/>
    <w:rsid w:val="00924DD7"/>
    <w:rsid w:val="00927895"/>
    <w:rsid w:val="00931627"/>
    <w:rsid w:val="0093216C"/>
    <w:rsid w:val="009327E7"/>
    <w:rsid w:val="00933838"/>
    <w:rsid w:val="00934FBC"/>
    <w:rsid w:val="00936210"/>
    <w:rsid w:val="00941A7D"/>
    <w:rsid w:val="00942265"/>
    <w:rsid w:val="00947FC6"/>
    <w:rsid w:val="00951035"/>
    <w:rsid w:val="00951224"/>
    <w:rsid w:val="00951707"/>
    <w:rsid w:val="00953F9E"/>
    <w:rsid w:val="009548A1"/>
    <w:rsid w:val="009548C0"/>
    <w:rsid w:val="009555EE"/>
    <w:rsid w:val="00955AB7"/>
    <w:rsid w:val="00957C7F"/>
    <w:rsid w:val="00960520"/>
    <w:rsid w:val="009613E4"/>
    <w:rsid w:val="00961EB5"/>
    <w:rsid w:val="00963F78"/>
    <w:rsid w:val="009664E1"/>
    <w:rsid w:val="00967447"/>
    <w:rsid w:val="00967D6F"/>
    <w:rsid w:val="009742C8"/>
    <w:rsid w:val="0097486B"/>
    <w:rsid w:val="00975E93"/>
    <w:rsid w:val="00976E5B"/>
    <w:rsid w:val="00977C09"/>
    <w:rsid w:val="009808AC"/>
    <w:rsid w:val="00981AA8"/>
    <w:rsid w:val="00983FB6"/>
    <w:rsid w:val="00985B99"/>
    <w:rsid w:val="00986BE0"/>
    <w:rsid w:val="00986FAC"/>
    <w:rsid w:val="00986FEF"/>
    <w:rsid w:val="009916A0"/>
    <w:rsid w:val="00992D2A"/>
    <w:rsid w:val="00992DFA"/>
    <w:rsid w:val="00993D8E"/>
    <w:rsid w:val="00995FE5"/>
    <w:rsid w:val="00996F17"/>
    <w:rsid w:val="009A045E"/>
    <w:rsid w:val="009A0B3F"/>
    <w:rsid w:val="009A1746"/>
    <w:rsid w:val="009A202C"/>
    <w:rsid w:val="009A21C4"/>
    <w:rsid w:val="009A3043"/>
    <w:rsid w:val="009A3287"/>
    <w:rsid w:val="009A40E6"/>
    <w:rsid w:val="009A42C7"/>
    <w:rsid w:val="009A4B7E"/>
    <w:rsid w:val="009A7C13"/>
    <w:rsid w:val="009B6100"/>
    <w:rsid w:val="009C104F"/>
    <w:rsid w:val="009C22A4"/>
    <w:rsid w:val="009C2B67"/>
    <w:rsid w:val="009C387F"/>
    <w:rsid w:val="009C497E"/>
    <w:rsid w:val="009C7739"/>
    <w:rsid w:val="009D1EA0"/>
    <w:rsid w:val="009D238D"/>
    <w:rsid w:val="009D2BCA"/>
    <w:rsid w:val="009D37F0"/>
    <w:rsid w:val="009D6041"/>
    <w:rsid w:val="009E3510"/>
    <w:rsid w:val="009E3B5C"/>
    <w:rsid w:val="009E6641"/>
    <w:rsid w:val="009E686B"/>
    <w:rsid w:val="009F1AD9"/>
    <w:rsid w:val="009F4E24"/>
    <w:rsid w:val="009F5F70"/>
    <w:rsid w:val="009F6DBE"/>
    <w:rsid w:val="009F772B"/>
    <w:rsid w:val="00A0067F"/>
    <w:rsid w:val="00A04173"/>
    <w:rsid w:val="00A0454B"/>
    <w:rsid w:val="00A05C0A"/>
    <w:rsid w:val="00A05F57"/>
    <w:rsid w:val="00A0629A"/>
    <w:rsid w:val="00A068CA"/>
    <w:rsid w:val="00A101C6"/>
    <w:rsid w:val="00A10332"/>
    <w:rsid w:val="00A1293A"/>
    <w:rsid w:val="00A145A5"/>
    <w:rsid w:val="00A1643A"/>
    <w:rsid w:val="00A21785"/>
    <w:rsid w:val="00A247AF"/>
    <w:rsid w:val="00A25DCF"/>
    <w:rsid w:val="00A2670B"/>
    <w:rsid w:val="00A3039A"/>
    <w:rsid w:val="00A31657"/>
    <w:rsid w:val="00A32AAB"/>
    <w:rsid w:val="00A33482"/>
    <w:rsid w:val="00A33F2B"/>
    <w:rsid w:val="00A347FE"/>
    <w:rsid w:val="00A360AB"/>
    <w:rsid w:val="00A3788E"/>
    <w:rsid w:val="00A40F7C"/>
    <w:rsid w:val="00A416E6"/>
    <w:rsid w:val="00A424FB"/>
    <w:rsid w:val="00A42866"/>
    <w:rsid w:val="00A44151"/>
    <w:rsid w:val="00A4585B"/>
    <w:rsid w:val="00A4590A"/>
    <w:rsid w:val="00A45B0E"/>
    <w:rsid w:val="00A45CC6"/>
    <w:rsid w:val="00A475D1"/>
    <w:rsid w:val="00A50649"/>
    <w:rsid w:val="00A5387B"/>
    <w:rsid w:val="00A54D44"/>
    <w:rsid w:val="00A55AC6"/>
    <w:rsid w:val="00A60A6E"/>
    <w:rsid w:val="00A61710"/>
    <w:rsid w:val="00A61D25"/>
    <w:rsid w:val="00A7121D"/>
    <w:rsid w:val="00A715A1"/>
    <w:rsid w:val="00A71D5B"/>
    <w:rsid w:val="00A724A5"/>
    <w:rsid w:val="00A72FBD"/>
    <w:rsid w:val="00A73CFA"/>
    <w:rsid w:val="00A7424E"/>
    <w:rsid w:val="00A7489D"/>
    <w:rsid w:val="00A77041"/>
    <w:rsid w:val="00A80419"/>
    <w:rsid w:val="00A8062A"/>
    <w:rsid w:val="00A80CD2"/>
    <w:rsid w:val="00A824FA"/>
    <w:rsid w:val="00A83495"/>
    <w:rsid w:val="00A83C96"/>
    <w:rsid w:val="00A85129"/>
    <w:rsid w:val="00A851FB"/>
    <w:rsid w:val="00A8582B"/>
    <w:rsid w:val="00A90632"/>
    <w:rsid w:val="00A90C97"/>
    <w:rsid w:val="00A91438"/>
    <w:rsid w:val="00A928FB"/>
    <w:rsid w:val="00A933C9"/>
    <w:rsid w:val="00A93E6F"/>
    <w:rsid w:val="00A944EE"/>
    <w:rsid w:val="00A95869"/>
    <w:rsid w:val="00AA2821"/>
    <w:rsid w:val="00AA3854"/>
    <w:rsid w:val="00AA3E4E"/>
    <w:rsid w:val="00AA3E5C"/>
    <w:rsid w:val="00AA420D"/>
    <w:rsid w:val="00AA4FDB"/>
    <w:rsid w:val="00AA61E9"/>
    <w:rsid w:val="00AA7A8B"/>
    <w:rsid w:val="00AB0DBE"/>
    <w:rsid w:val="00AB1302"/>
    <w:rsid w:val="00AB177D"/>
    <w:rsid w:val="00AB1EA9"/>
    <w:rsid w:val="00AB265E"/>
    <w:rsid w:val="00AB3C4A"/>
    <w:rsid w:val="00AB45D9"/>
    <w:rsid w:val="00AB5007"/>
    <w:rsid w:val="00AC03D0"/>
    <w:rsid w:val="00AC298E"/>
    <w:rsid w:val="00AD2D7E"/>
    <w:rsid w:val="00AD66AA"/>
    <w:rsid w:val="00AD6CDA"/>
    <w:rsid w:val="00AE23EB"/>
    <w:rsid w:val="00AE5B7D"/>
    <w:rsid w:val="00AE5B80"/>
    <w:rsid w:val="00AE7BA9"/>
    <w:rsid w:val="00AF0DE3"/>
    <w:rsid w:val="00AF0EDD"/>
    <w:rsid w:val="00AF355A"/>
    <w:rsid w:val="00AF3AF9"/>
    <w:rsid w:val="00AF63DF"/>
    <w:rsid w:val="00AF6F38"/>
    <w:rsid w:val="00B02496"/>
    <w:rsid w:val="00B02665"/>
    <w:rsid w:val="00B02A63"/>
    <w:rsid w:val="00B037B4"/>
    <w:rsid w:val="00B04167"/>
    <w:rsid w:val="00B04A0D"/>
    <w:rsid w:val="00B04DBE"/>
    <w:rsid w:val="00B0594F"/>
    <w:rsid w:val="00B0764F"/>
    <w:rsid w:val="00B07C2A"/>
    <w:rsid w:val="00B10133"/>
    <w:rsid w:val="00B11B5F"/>
    <w:rsid w:val="00B11E5D"/>
    <w:rsid w:val="00B1321A"/>
    <w:rsid w:val="00B16078"/>
    <w:rsid w:val="00B17307"/>
    <w:rsid w:val="00B2136F"/>
    <w:rsid w:val="00B21DB5"/>
    <w:rsid w:val="00B220B4"/>
    <w:rsid w:val="00B369CF"/>
    <w:rsid w:val="00B36A4F"/>
    <w:rsid w:val="00B36F7B"/>
    <w:rsid w:val="00B375E7"/>
    <w:rsid w:val="00B3764E"/>
    <w:rsid w:val="00B40693"/>
    <w:rsid w:val="00B41281"/>
    <w:rsid w:val="00B461C8"/>
    <w:rsid w:val="00B478AD"/>
    <w:rsid w:val="00B50A44"/>
    <w:rsid w:val="00B513AA"/>
    <w:rsid w:val="00B51B61"/>
    <w:rsid w:val="00B51CB5"/>
    <w:rsid w:val="00B5208B"/>
    <w:rsid w:val="00B521CD"/>
    <w:rsid w:val="00B547F5"/>
    <w:rsid w:val="00B556F4"/>
    <w:rsid w:val="00B559E0"/>
    <w:rsid w:val="00B57867"/>
    <w:rsid w:val="00B57A94"/>
    <w:rsid w:val="00B57D4B"/>
    <w:rsid w:val="00B64CF4"/>
    <w:rsid w:val="00B65EC4"/>
    <w:rsid w:val="00B67E71"/>
    <w:rsid w:val="00B703FC"/>
    <w:rsid w:val="00B72A3F"/>
    <w:rsid w:val="00B75CFE"/>
    <w:rsid w:val="00B76802"/>
    <w:rsid w:val="00B7709B"/>
    <w:rsid w:val="00B80B70"/>
    <w:rsid w:val="00B84AD9"/>
    <w:rsid w:val="00B85037"/>
    <w:rsid w:val="00B851F5"/>
    <w:rsid w:val="00B85C34"/>
    <w:rsid w:val="00B86F12"/>
    <w:rsid w:val="00B92023"/>
    <w:rsid w:val="00B94B83"/>
    <w:rsid w:val="00B95975"/>
    <w:rsid w:val="00B97AEC"/>
    <w:rsid w:val="00B97BDA"/>
    <w:rsid w:val="00BA472F"/>
    <w:rsid w:val="00BB298C"/>
    <w:rsid w:val="00BB532C"/>
    <w:rsid w:val="00BB75E0"/>
    <w:rsid w:val="00BC1184"/>
    <w:rsid w:val="00BC25C2"/>
    <w:rsid w:val="00BC31B0"/>
    <w:rsid w:val="00BC3B19"/>
    <w:rsid w:val="00BC3D27"/>
    <w:rsid w:val="00BC3FC9"/>
    <w:rsid w:val="00BC63E8"/>
    <w:rsid w:val="00BD1B13"/>
    <w:rsid w:val="00BD2A85"/>
    <w:rsid w:val="00BD42E4"/>
    <w:rsid w:val="00BD4577"/>
    <w:rsid w:val="00BD4600"/>
    <w:rsid w:val="00BD49AD"/>
    <w:rsid w:val="00BD4C1B"/>
    <w:rsid w:val="00BD7D85"/>
    <w:rsid w:val="00BE0396"/>
    <w:rsid w:val="00BE0893"/>
    <w:rsid w:val="00BE0D52"/>
    <w:rsid w:val="00BE2243"/>
    <w:rsid w:val="00BE2D32"/>
    <w:rsid w:val="00BE3AA6"/>
    <w:rsid w:val="00BE7298"/>
    <w:rsid w:val="00BE739C"/>
    <w:rsid w:val="00BE7CFF"/>
    <w:rsid w:val="00BF05B3"/>
    <w:rsid w:val="00BF0DEB"/>
    <w:rsid w:val="00BF0E81"/>
    <w:rsid w:val="00BF14C5"/>
    <w:rsid w:val="00BF30E1"/>
    <w:rsid w:val="00BF3926"/>
    <w:rsid w:val="00BF3E32"/>
    <w:rsid w:val="00BF546A"/>
    <w:rsid w:val="00BF5AA2"/>
    <w:rsid w:val="00C00E0F"/>
    <w:rsid w:val="00C06207"/>
    <w:rsid w:val="00C13277"/>
    <w:rsid w:val="00C1492A"/>
    <w:rsid w:val="00C15D42"/>
    <w:rsid w:val="00C15D59"/>
    <w:rsid w:val="00C15F32"/>
    <w:rsid w:val="00C17F9B"/>
    <w:rsid w:val="00C300F9"/>
    <w:rsid w:val="00C3112D"/>
    <w:rsid w:val="00C347C7"/>
    <w:rsid w:val="00C365F9"/>
    <w:rsid w:val="00C368F9"/>
    <w:rsid w:val="00C3764B"/>
    <w:rsid w:val="00C4215D"/>
    <w:rsid w:val="00C4377C"/>
    <w:rsid w:val="00C468F3"/>
    <w:rsid w:val="00C46DBA"/>
    <w:rsid w:val="00C4787F"/>
    <w:rsid w:val="00C50318"/>
    <w:rsid w:val="00C528BE"/>
    <w:rsid w:val="00C53171"/>
    <w:rsid w:val="00C531FB"/>
    <w:rsid w:val="00C53648"/>
    <w:rsid w:val="00C553A9"/>
    <w:rsid w:val="00C55AD4"/>
    <w:rsid w:val="00C56049"/>
    <w:rsid w:val="00C561AF"/>
    <w:rsid w:val="00C56744"/>
    <w:rsid w:val="00C57F0C"/>
    <w:rsid w:val="00C60430"/>
    <w:rsid w:val="00C611BA"/>
    <w:rsid w:val="00C70DBC"/>
    <w:rsid w:val="00C70E1E"/>
    <w:rsid w:val="00C7773E"/>
    <w:rsid w:val="00C818F6"/>
    <w:rsid w:val="00C82298"/>
    <w:rsid w:val="00C826E5"/>
    <w:rsid w:val="00C8288A"/>
    <w:rsid w:val="00C85E96"/>
    <w:rsid w:val="00C8772E"/>
    <w:rsid w:val="00C91AB2"/>
    <w:rsid w:val="00C9206A"/>
    <w:rsid w:val="00C92CA9"/>
    <w:rsid w:val="00C93D5B"/>
    <w:rsid w:val="00C95BA9"/>
    <w:rsid w:val="00C96E08"/>
    <w:rsid w:val="00C97CE0"/>
    <w:rsid w:val="00CA136F"/>
    <w:rsid w:val="00CA1387"/>
    <w:rsid w:val="00CA16D8"/>
    <w:rsid w:val="00CA2205"/>
    <w:rsid w:val="00CA4D66"/>
    <w:rsid w:val="00CA5FA2"/>
    <w:rsid w:val="00CA6356"/>
    <w:rsid w:val="00CA70D8"/>
    <w:rsid w:val="00CB0455"/>
    <w:rsid w:val="00CB099D"/>
    <w:rsid w:val="00CB1554"/>
    <w:rsid w:val="00CB1BA5"/>
    <w:rsid w:val="00CB44C1"/>
    <w:rsid w:val="00CB5EF6"/>
    <w:rsid w:val="00CB660A"/>
    <w:rsid w:val="00CB72F8"/>
    <w:rsid w:val="00CC585A"/>
    <w:rsid w:val="00CC6A7B"/>
    <w:rsid w:val="00CD0A69"/>
    <w:rsid w:val="00CD19D2"/>
    <w:rsid w:val="00CD1A35"/>
    <w:rsid w:val="00CD3786"/>
    <w:rsid w:val="00CD6836"/>
    <w:rsid w:val="00CE0950"/>
    <w:rsid w:val="00CE1AF2"/>
    <w:rsid w:val="00CE38F8"/>
    <w:rsid w:val="00CE445F"/>
    <w:rsid w:val="00CE47EC"/>
    <w:rsid w:val="00CE51EE"/>
    <w:rsid w:val="00CE619D"/>
    <w:rsid w:val="00CE623E"/>
    <w:rsid w:val="00CF02B9"/>
    <w:rsid w:val="00CF3966"/>
    <w:rsid w:val="00CF3CF3"/>
    <w:rsid w:val="00D01D4D"/>
    <w:rsid w:val="00D0273F"/>
    <w:rsid w:val="00D03B56"/>
    <w:rsid w:val="00D0499E"/>
    <w:rsid w:val="00D05076"/>
    <w:rsid w:val="00D05563"/>
    <w:rsid w:val="00D05A83"/>
    <w:rsid w:val="00D104B1"/>
    <w:rsid w:val="00D11987"/>
    <w:rsid w:val="00D12478"/>
    <w:rsid w:val="00D124DA"/>
    <w:rsid w:val="00D130FB"/>
    <w:rsid w:val="00D1493A"/>
    <w:rsid w:val="00D154DE"/>
    <w:rsid w:val="00D165E9"/>
    <w:rsid w:val="00D17EF5"/>
    <w:rsid w:val="00D23BBB"/>
    <w:rsid w:val="00D23DBA"/>
    <w:rsid w:val="00D27C34"/>
    <w:rsid w:val="00D326BF"/>
    <w:rsid w:val="00D34414"/>
    <w:rsid w:val="00D351F6"/>
    <w:rsid w:val="00D35AF4"/>
    <w:rsid w:val="00D40679"/>
    <w:rsid w:val="00D41068"/>
    <w:rsid w:val="00D41AC2"/>
    <w:rsid w:val="00D42168"/>
    <w:rsid w:val="00D426E1"/>
    <w:rsid w:val="00D42729"/>
    <w:rsid w:val="00D42ADD"/>
    <w:rsid w:val="00D4342E"/>
    <w:rsid w:val="00D43CD0"/>
    <w:rsid w:val="00D43DC1"/>
    <w:rsid w:val="00D47EF8"/>
    <w:rsid w:val="00D47FF5"/>
    <w:rsid w:val="00D54F12"/>
    <w:rsid w:val="00D56ACB"/>
    <w:rsid w:val="00D5765E"/>
    <w:rsid w:val="00D63D89"/>
    <w:rsid w:val="00D656F9"/>
    <w:rsid w:val="00D71185"/>
    <w:rsid w:val="00D73FC3"/>
    <w:rsid w:val="00D80188"/>
    <w:rsid w:val="00D80334"/>
    <w:rsid w:val="00D820CC"/>
    <w:rsid w:val="00D83F24"/>
    <w:rsid w:val="00D85F89"/>
    <w:rsid w:val="00D870D2"/>
    <w:rsid w:val="00D8728B"/>
    <w:rsid w:val="00D92DDF"/>
    <w:rsid w:val="00D934C8"/>
    <w:rsid w:val="00D94444"/>
    <w:rsid w:val="00D95D22"/>
    <w:rsid w:val="00D961B2"/>
    <w:rsid w:val="00DA20DD"/>
    <w:rsid w:val="00DA400F"/>
    <w:rsid w:val="00DA4B7E"/>
    <w:rsid w:val="00DA7986"/>
    <w:rsid w:val="00DB022E"/>
    <w:rsid w:val="00DB123D"/>
    <w:rsid w:val="00DB27AB"/>
    <w:rsid w:val="00DB61F2"/>
    <w:rsid w:val="00DB7B20"/>
    <w:rsid w:val="00DC0846"/>
    <w:rsid w:val="00DC110B"/>
    <w:rsid w:val="00DC2870"/>
    <w:rsid w:val="00DC2F34"/>
    <w:rsid w:val="00DC4DD4"/>
    <w:rsid w:val="00DC5325"/>
    <w:rsid w:val="00DC60DD"/>
    <w:rsid w:val="00DD1E94"/>
    <w:rsid w:val="00DE0197"/>
    <w:rsid w:val="00DE2D29"/>
    <w:rsid w:val="00DE3FC1"/>
    <w:rsid w:val="00DE6DD9"/>
    <w:rsid w:val="00DE748E"/>
    <w:rsid w:val="00DF13B2"/>
    <w:rsid w:val="00DF215C"/>
    <w:rsid w:val="00DF2D10"/>
    <w:rsid w:val="00DF73BA"/>
    <w:rsid w:val="00DF7596"/>
    <w:rsid w:val="00DF7DBC"/>
    <w:rsid w:val="00E00EE9"/>
    <w:rsid w:val="00E0597E"/>
    <w:rsid w:val="00E07189"/>
    <w:rsid w:val="00E07535"/>
    <w:rsid w:val="00E104E2"/>
    <w:rsid w:val="00E13594"/>
    <w:rsid w:val="00E13744"/>
    <w:rsid w:val="00E145F9"/>
    <w:rsid w:val="00E14F85"/>
    <w:rsid w:val="00E1641A"/>
    <w:rsid w:val="00E176EB"/>
    <w:rsid w:val="00E205B5"/>
    <w:rsid w:val="00E21A90"/>
    <w:rsid w:val="00E23F2D"/>
    <w:rsid w:val="00E24B6D"/>
    <w:rsid w:val="00E25499"/>
    <w:rsid w:val="00E3050D"/>
    <w:rsid w:val="00E309A2"/>
    <w:rsid w:val="00E311F9"/>
    <w:rsid w:val="00E31352"/>
    <w:rsid w:val="00E31D1C"/>
    <w:rsid w:val="00E32C4A"/>
    <w:rsid w:val="00E32DC6"/>
    <w:rsid w:val="00E40EA6"/>
    <w:rsid w:val="00E4288F"/>
    <w:rsid w:val="00E4453C"/>
    <w:rsid w:val="00E45026"/>
    <w:rsid w:val="00E46643"/>
    <w:rsid w:val="00E475A1"/>
    <w:rsid w:val="00E5304E"/>
    <w:rsid w:val="00E55CB0"/>
    <w:rsid w:val="00E5695F"/>
    <w:rsid w:val="00E56E89"/>
    <w:rsid w:val="00E60AB7"/>
    <w:rsid w:val="00E62921"/>
    <w:rsid w:val="00E62E73"/>
    <w:rsid w:val="00E66E7D"/>
    <w:rsid w:val="00E676A3"/>
    <w:rsid w:val="00E73E50"/>
    <w:rsid w:val="00E7598C"/>
    <w:rsid w:val="00E75C5C"/>
    <w:rsid w:val="00E77EDF"/>
    <w:rsid w:val="00E80626"/>
    <w:rsid w:val="00E82B53"/>
    <w:rsid w:val="00E832F1"/>
    <w:rsid w:val="00E836E8"/>
    <w:rsid w:val="00E84DE9"/>
    <w:rsid w:val="00E86E88"/>
    <w:rsid w:val="00E9009F"/>
    <w:rsid w:val="00E9168B"/>
    <w:rsid w:val="00E943F8"/>
    <w:rsid w:val="00E95FF9"/>
    <w:rsid w:val="00E97198"/>
    <w:rsid w:val="00EA0480"/>
    <w:rsid w:val="00EA0491"/>
    <w:rsid w:val="00EA1956"/>
    <w:rsid w:val="00EA2C8F"/>
    <w:rsid w:val="00EA5E5C"/>
    <w:rsid w:val="00EA72F6"/>
    <w:rsid w:val="00EB01FD"/>
    <w:rsid w:val="00EB25C8"/>
    <w:rsid w:val="00EB4C85"/>
    <w:rsid w:val="00EC16C7"/>
    <w:rsid w:val="00EC194E"/>
    <w:rsid w:val="00EC4DAA"/>
    <w:rsid w:val="00EC4F6E"/>
    <w:rsid w:val="00EC6101"/>
    <w:rsid w:val="00EC6175"/>
    <w:rsid w:val="00EC6710"/>
    <w:rsid w:val="00EC7DD7"/>
    <w:rsid w:val="00ED27F9"/>
    <w:rsid w:val="00ED31E9"/>
    <w:rsid w:val="00ED55A0"/>
    <w:rsid w:val="00ED669D"/>
    <w:rsid w:val="00EE13D1"/>
    <w:rsid w:val="00EE2138"/>
    <w:rsid w:val="00EE38BD"/>
    <w:rsid w:val="00EE3F3C"/>
    <w:rsid w:val="00EE4AC3"/>
    <w:rsid w:val="00EE7877"/>
    <w:rsid w:val="00EF0082"/>
    <w:rsid w:val="00EF3201"/>
    <w:rsid w:val="00EF3417"/>
    <w:rsid w:val="00EF5235"/>
    <w:rsid w:val="00F00C94"/>
    <w:rsid w:val="00F01354"/>
    <w:rsid w:val="00F03D02"/>
    <w:rsid w:val="00F05E0D"/>
    <w:rsid w:val="00F10DD2"/>
    <w:rsid w:val="00F116A4"/>
    <w:rsid w:val="00F1204B"/>
    <w:rsid w:val="00F13033"/>
    <w:rsid w:val="00F1339A"/>
    <w:rsid w:val="00F133B0"/>
    <w:rsid w:val="00F13ACB"/>
    <w:rsid w:val="00F13E63"/>
    <w:rsid w:val="00F16183"/>
    <w:rsid w:val="00F17EF2"/>
    <w:rsid w:val="00F2031A"/>
    <w:rsid w:val="00F23780"/>
    <w:rsid w:val="00F237D4"/>
    <w:rsid w:val="00F24330"/>
    <w:rsid w:val="00F24A3E"/>
    <w:rsid w:val="00F259A9"/>
    <w:rsid w:val="00F25ECC"/>
    <w:rsid w:val="00F320A2"/>
    <w:rsid w:val="00F3214A"/>
    <w:rsid w:val="00F325DA"/>
    <w:rsid w:val="00F34892"/>
    <w:rsid w:val="00F34CE0"/>
    <w:rsid w:val="00F35286"/>
    <w:rsid w:val="00F36781"/>
    <w:rsid w:val="00F37458"/>
    <w:rsid w:val="00F37E1A"/>
    <w:rsid w:val="00F41AB3"/>
    <w:rsid w:val="00F41F48"/>
    <w:rsid w:val="00F43758"/>
    <w:rsid w:val="00F4399D"/>
    <w:rsid w:val="00F4699F"/>
    <w:rsid w:val="00F46BEA"/>
    <w:rsid w:val="00F503A5"/>
    <w:rsid w:val="00F50C98"/>
    <w:rsid w:val="00F50ED5"/>
    <w:rsid w:val="00F50F96"/>
    <w:rsid w:val="00F52FAF"/>
    <w:rsid w:val="00F53C7F"/>
    <w:rsid w:val="00F54017"/>
    <w:rsid w:val="00F54909"/>
    <w:rsid w:val="00F54A49"/>
    <w:rsid w:val="00F55057"/>
    <w:rsid w:val="00F574FC"/>
    <w:rsid w:val="00F61C2F"/>
    <w:rsid w:val="00F630E2"/>
    <w:rsid w:val="00F65AF5"/>
    <w:rsid w:val="00F66F90"/>
    <w:rsid w:val="00F7039D"/>
    <w:rsid w:val="00F7079C"/>
    <w:rsid w:val="00F7148E"/>
    <w:rsid w:val="00F71F21"/>
    <w:rsid w:val="00F74484"/>
    <w:rsid w:val="00F779FF"/>
    <w:rsid w:val="00F8009C"/>
    <w:rsid w:val="00F81821"/>
    <w:rsid w:val="00F82B0E"/>
    <w:rsid w:val="00F82DA7"/>
    <w:rsid w:val="00F82FCF"/>
    <w:rsid w:val="00F837B4"/>
    <w:rsid w:val="00F85926"/>
    <w:rsid w:val="00F90B8B"/>
    <w:rsid w:val="00F90BFD"/>
    <w:rsid w:val="00F97B96"/>
    <w:rsid w:val="00FA1D07"/>
    <w:rsid w:val="00FA28A7"/>
    <w:rsid w:val="00FA3A16"/>
    <w:rsid w:val="00FA5EBC"/>
    <w:rsid w:val="00FA6792"/>
    <w:rsid w:val="00FA770F"/>
    <w:rsid w:val="00FB3D92"/>
    <w:rsid w:val="00FB485D"/>
    <w:rsid w:val="00FC2117"/>
    <w:rsid w:val="00FC3ECF"/>
    <w:rsid w:val="00FC3F96"/>
    <w:rsid w:val="00FC4EB6"/>
    <w:rsid w:val="00FC519E"/>
    <w:rsid w:val="00FC6396"/>
    <w:rsid w:val="00FC737F"/>
    <w:rsid w:val="00FD1C31"/>
    <w:rsid w:val="00FD2CA5"/>
    <w:rsid w:val="00FD3ADC"/>
    <w:rsid w:val="00FD3C3E"/>
    <w:rsid w:val="00FD4586"/>
    <w:rsid w:val="00FE0709"/>
    <w:rsid w:val="00FE0D8D"/>
    <w:rsid w:val="00FE18FE"/>
    <w:rsid w:val="00FE25F6"/>
    <w:rsid w:val="00FE3ACD"/>
    <w:rsid w:val="00FE55FC"/>
    <w:rsid w:val="00FE6B31"/>
    <w:rsid w:val="00FF0D2A"/>
    <w:rsid w:val="00FF241E"/>
    <w:rsid w:val="00FF43AC"/>
    <w:rsid w:val="00FF4FD1"/>
    <w:rsid w:val="00FF6679"/>
    <w:rsid w:val="00FF6F60"/>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3F2651"/>
  <w15:docId w15:val="{DAC3268B-5FA7-4D5E-90F2-C5AF4DB0B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AU" w:eastAsia="en-A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75DB"/>
    <w:pPr>
      <w:spacing w:before="120" w:after="120" w:line="276" w:lineRule="auto"/>
      <w:jc w:val="both"/>
    </w:pPr>
    <w:rPr>
      <w:rFonts w:ascii="Arial" w:hAnsi="Arial" w:cs="Arial"/>
      <w:sz w:val="22"/>
      <w:szCs w:val="22"/>
    </w:rPr>
  </w:style>
  <w:style w:type="paragraph" w:styleId="Heading1">
    <w:name w:val="heading 1"/>
    <w:basedOn w:val="Heading2"/>
    <w:next w:val="Normal"/>
    <w:link w:val="Heading1Char"/>
    <w:uiPriority w:val="9"/>
    <w:qFormat/>
    <w:rsid w:val="00805E7A"/>
    <w:pPr>
      <w:numPr>
        <w:ilvl w:val="0"/>
      </w:numPr>
      <w:spacing w:after="0"/>
      <w:ind w:left="357" w:hanging="357"/>
      <w:outlineLvl w:val="0"/>
    </w:pPr>
  </w:style>
  <w:style w:type="paragraph" w:styleId="Heading2">
    <w:name w:val="heading 2"/>
    <w:basedOn w:val="Heading3"/>
    <w:next w:val="Normal"/>
    <w:link w:val="Heading2Char"/>
    <w:uiPriority w:val="9"/>
    <w:unhideWhenUsed/>
    <w:qFormat/>
    <w:rsid w:val="00845C9B"/>
    <w:pPr>
      <w:numPr>
        <w:ilvl w:val="1"/>
      </w:numPr>
      <w:outlineLvl w:val="1"/>
    </w:pPr>
  </w:style>
  <w:style w:type="paragraph" w:styleId="Heading3">
    <w:name w:val="heading 3"/>
    <w:basedOn w:val="Normal"/>
    <w:next w:val="Normal"/>
    <w:link w:val="Heading3Char"/>
    <w:uiPriority w:val="9"/>
    <w:unhideWhenUsed/>
    <w:qFormat/>
    <w:rsid w:val="00845C9B"/>
    <w:pPr>
      <w:numPr>
        <w:ilvl w:val="2"/>
        <w:numId w:val="1"/>
      </w:numPr>
      <w:outlineLvl w:val="2"/>
    </w:pPr>
    <w:rPr>
      <w:b/>
    </w:rPr>
  </w:style>
  <w:style w:type="paragraph" w:styleId="Heading4">
    <w:name w:val="heading 4"/>
    <w:basedOn w:val="Heading3"/>
    <w:next w:val="Normal"/>
    <w:link w:val="Heading4Char"/>
    <w:uiPriority w:val="9"/>
    <w:unhideWhenUsed/>
    <w:rsid w:val="00652747"/>
    <w:pPr>
      <w:outlineLvl w:val="3"/>
    </w:pPr>
  </w:style>
  <w:style w:type="paragraph" w:styleId="Heading5">
    <w:name w:val="heading 5"/>
    <w:basedOn w:val="Normal"/>
    <w:next w:val="Normal"/>
    <w:link w:val="Heading5Char"/>
    <w:uiPriority w:val="9"/>
    <w:semiHidden/>
    <w:unhideWhenUsed/>
    <w:rsid w:val="00B17307"/>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17307"/>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17307"/>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1730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1730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845C9B"/>
    <w:rPr>
      <w:rFonts w:ascii="Arial" w:hAnsi="Arial" w:cs="Arial"/>
      <w:b/>
      <w:sz w:val="22"/>
      <w:szCs w:val="22"/>
    </w:rPr>
  </w:style>
  <w:style w:type="character" w:customStyle="1" w:styleId="Heading2Char">
    <w:name w:val="Heading 2 Char"/>
    <w:link w:val="Heading2"/>
    <w:uiPriority w:val="9"/>
    <w:rsid w:val="00845C9B"/>
    <w:rPr>
      <w:rFonts w:ascii="Arial" w:hAnsi="Arial" w:cs="Arial"/>
      <w:b/>
      <w:sz w:val="22"/>
      <w:szCs w:val="22"/>
    </w:rPr>
  </w:style>
  <w:style w:type="character" w:customStyle="1" w:styleId="Heading1Char">
    <w:name w:val="Heading 1 Char"/>
    <w:link w:val="Heading1"/>
    <w:uiPriority w:val="9"/>
    <w:rsid w:val="00805E7A"/>
    <w:rPr>
      <w:rFonts w:ascii="Arial" w:hAnsi="Arial" w:cs="Arial"/>
      <w:b/>
      <w:sz w:val="22"/>
      <w:szCs w:val="22"/>
    </w:rPr>
  </w:style>
  <w:style w:type="character" w:customStyle="1" w:styleId="Heading4Char">
    <w:name w:val="Heading 4 Char"/>
    <w:link w:val="Heading4"/>
    <w:uiPriority w:val="9"/>
    <w:rsid w:val="00652747"/>
    <w:rPr>
      <w:rFonts w:ascii="Arial" w:hAnsi="Arial" w:cs="Arial"/>
      <w:b/>
      <w:sz w:val="22"/>
      <w:szCs w:val="22"/>
    </w:rPr>
  </w:style>
  <w:style w:type="character" w:customStyle="1" w:styleId="Heading5Char">
    <w:name w:val="Heading 5 Char"/>
    <w:basedOn w:val="DefaultParagraphFont"/>
    <w:link w:val="Heading5"/>
    <w:uiPriority w:val="9"/>
    <w:semiHidden/>
    <w:rsid w:val="00B17307"/>
    <w:rPr>
      <w:rFonts w:asciiTheme="majorHAnsi" w:eastAsiaTheme="majorEastAsia" w:hAnsiTheme="majorHAnsi" w:cstheme="majorBidi"/>
      <w:color w:val="365F91" w:themeColor="accent1" w:themeShade="BF"/>
      <w:sz w:val="22"/>
      <w:szCs w:val="22"/>
    </w:rPr>
  </w:style>
  <w:style w:type="character" w:customStyle="1" w:styleId="Heading6Char">
    <w:name w:val="Heading 6 Char"/>
    <w:basedOn w:val="DefaultParagraphFont"/>
    <w:link w:val="Heading6"/>
    <w:uiPriority w:val="9"/>
    <w:semiHidden/>
    <w:rsid w:val="00B17307"/>
    <w:rPr>
      <w:rFonts w:asciiTheme="majorHAnsi" w:eastAsiaTheme="majorEastAsia" w:hAnsiTheme="majorHAnsi" w:cstheme="majorBidi"/>
      <w:color w:val="243F60" w:themeColor="accent1" w:themeShade="7F"/>
      <w:sz w:val="22"/>
      <w:szCs w:val="22"/>
    </w:rPr>
  </w:style>
  <w:style w:type="character" w:customStyle="1" w:styleId="Heading7Char">
    <w:name w:val="Heading 7 Char"/>
    <w:basedOn w:val="DefaultParagraphFont"/>
    <w:link w:val="Heading7"/>
    <w:uiPriority w:val="9"/>
    <w:semiHidden/>
    <w:rsid w:val="00B17307"/>
    <w:rPr>
      <w:rFonts w:asciiTheme="majorHAnsi" w:eastAsiaTheme="majorEastAsia" w:hAnsiTheme="majorHAnsi" w:cstheme="majorBidi"/>
      <w:i/>
      <w:iCs/>
      <w:color w:val="243F60" w:themeColor="accent1" w:themeShade="7F"/>
      <w:sz w:val="22"/>
      <w:szCs w:val="22"/>
    </w:rPr>
  </w:style>
  <w:style w:type="character" w:customStyle="1" w:styleId="Heading8Char">
    <w:name w:val="Heading 8 Char"/>
    <w:basedOn w:val="DefaultParagraphFont"/>
    <w:link w:val="Heading8"/>
    <w:uiPriority w:val="9"/>
    <w:semiHidden/>
    <w:rsid w:val="00B173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17307"/>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CA1387"/>
    <w:pPr>
      <w:tabs>
        <w:tab w:val="center" w:pos="4513"/>
        <w:tab w:val="right" w:pos="9026"/>
      </w:tabs>
    </w:pPr>
  </w:style>
  <w:style w:type="character" w:customStyle="1" w:styleId="HeaderChar">
    <w:name w:val="Header Char"/>
    <w:link w:val="Header"/>
    <w:uiPriority w:val="99"/>
    <w:rsid w:val="00CA1387"/>
    <w:rPr>
      <w:sz w:val="22"/>
      <w:szCs w:val="22"/>
    </w:rPr>
  </w:style>
  <w:style w:type="paragraph" w:styleId="Footer">
    <w:name w:val="footer"/>
    <w:basedOn w:val="Normal"/>
    <w:link w:val="FooterChar"/>
    <w:uiPriority w:val="99"/>
    <w:unhideWhenUsed/>
    <w:rsid w:val="00CA1387"/>
    <w:pPr>
      <w:tabs>
        <w:tab w:val="center" w:pos="4513"/>
        <w:tab w:val="right" w:pos="9026"/>
      </w:tabs>
    </w:pPr>
  </w:style>
  <w:style w:type="character" w:customStyle="1" w:styleId="FooterChar">
    <w:name w:val="Footer Char"/>
    <w:link w:val="Footer"/>
    <w:uiPriority w:val="99"/>
    <w:rsid w:val="00CA1387"/>
    <w:rPr>
      <w:sz w:val="22"/>
      <w:szCs w:val="22"/>
    </w:rPr>
  </w:style>
  <w:style w:type="character" w:styleId="Hyperlink">
    <w:name w:val="Hyperlink"/>
    <w:uiPriority w:val="99"/>
    <w:unhideWhenUsed/>
    <w:rsid w:val="001A7C24"/>
    <w:rPr>
      <w:color w:val="0000FF"/>
      <w:u w:val="single"/>
    </w:rPr>
  </w:style>
  <w:style w:type="paragraph" w:styleId="BalloonText">
    <w:name w:val="Balloon Text"/>
    <w:basedOn w:val="Normal"/>
    <w:link w:val="BalloonTextChar"/>
    <w:uiPriority w:val="99"/>
    <w:semiHidden/>
    <w:unhideWhenUsed/>
    <w:rsid w:val="002C3405"/>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2C3405"/>
    <w:rPr>
      <w:rFonts w:ascii="Tahoma" w:hAnsi="Tahoma" w:cs="Tahoma"/>
      <w:sz w:val="16"/>
      <w:szCs w:val="16"/>
    </w:rPr>
  </w:style>
  <w:style w:type="character" w:styleId="CommentReference">
    <w:name w:val="annotation reference"/>
    <w:uiPriority w:val="99"/>
    <w:semiHidden/>
    <w:unhideWhenUsed/>
    <w:rsid w:val="001C2A47"/>
    <w:rPr>
      <w:sz w:val="16"/>
      <w:szCs w:val="16"/>
    </w:rPr>
  </w:style>
  <w:style w:type="paragraph" w:styleId="CommentText">
    <w:name w:val="annotation text"/>
    <w:basedOn w:val="Normal"/>
    <w:link w:val="CommentTextChar"/>
    <w:uiPriority w:val="99"/>
    <w:semiHidden/>
    <w:unhideWhenUsed/>
    <w:rsid w:val="001C2A47"/>
    <w:rPr>
      <w:sz w:val="20"/>
      <w:szCs w:val="20"/>
    </w:rPr>
  </w:style>
  <w:style w:type="character" w:customStyle="1" w:styleId="CommentTextChar">
    <w:name w:val="Comment Text Char"/>
    <w:basedOn w:val="DefaultParagraphFont"/>
    <w:link w:val="CommentText"/>
    <w:uiPriority w:val="99"/>
    <w:semiHidden/>
    <w:rsid w:val="001C2A47"/>
  </w:style>
  <w:style w:type="paragraph" w:styleId="CommentSubject">
    <w:name w:val="annotation subject"/>
    <w:basedOn w:val="CommentText"/>
    <w:next w:val="CommentText"/>
    <w:link w:val="CommentSubjectChar"/>
    <w:uiPriority w:val="99"/>
    <w:semiHidden/>
    <w:unhideWhenUsed/>
    <w:rsid w:val="001C2A47"/>
    <w:rPr>
      <w:b/>
      <w:bCs/>
    </w:rPr>
  </w:style>
  <w:style w:type="character" w:customStyle="1" w:styleId="CommentSubjectChar">
    <w:name w:val="Comment Subject Char"/>
    <w:link w:val="CommentSubject"/>
    <w:uiPriority w:val="99"/>
    <w:semiHidden/>
    <w:rsid w:val="001C2A47"/>
    <w:rPr>
      <w:b/>
      <w:bCs/>
    </w:rPr>
  </w:style>
  <w:style w:type="paragraph" w:styleId="ListParagraph">
    <w:name w:val="List Paragraph"/>
    <w:basedOn w:val="Normal"/>
    <w:link w:val="ListParagraphChar"/>
    <w:uiPriority w:val="34"/>
    <w:qFormat/>
    <w:rsid w:val="00805E7A"/>
    <w:pPr>
      <w:spacing w:before="60" w:after="60"/>
      <w:ind w:left="720"/>
    </w:pPr>
  </w:style>
  <w:style w:type="character" w:customStyle="1" w:styleId="ListParagraphChar">
    <w:name w:val="List Paragraph Char"/>
    <w:basedOn w:val="DefaultParagraphFont"/>
    <w:link w:val="ListParagraph"/>
    <w:uiPriority w:val="34"/>
    <w:rsid w:val="00805E7A"/>
    <w:rPr>
      <w:rFonts w:ascii="Arial" w:hAnsi="Arial" w:cs="Arial"/>
      <w:sz w:val="22"/>
      <w:szCs w:val="22"/>
    </w:rPr>
  </w:style>
  <w:style w:type="paragraph" w:styleId="Title">
    <w:name w:val="Title"/>
    <w:basedOn w:val="Heading1"/>
    <w:next w:val="Normal"/>
    <w:link w:val="TitleChar"/>
    <w:uiPriority w:val="10"/>
    <w:qFormat/>
    <w:rsid w:val="00845C9B"/>
    <w:pPr>
      <w:numPr>
        <w:numId w:val="0"/>
      </w:numPr>
    </w:pPr>
    <w:rPr>
      <w:sz w:val="24"/>
      <w:szCs w:val="24"/>
    </w:rPr>
  </w:style>
  <w:style w:type="character" w:customStyle="1" w:styleId="TitleChar">
    <w:name w:val="Title Char"/>
    <w:link w:val="Title"/>
    <w:uiPriority w:val="10"/>
    <w:rsid w:val="00845C9B"/>
    <w:rPr>
      <w:rFonts w:ascii="Arial" w:hAnsi="Arial" w:cs="Arial"/>
      <w:b/>
      <w:sz w:val="24"/>
      <w:szCs w:val="24"/>
    </w:rPr>
  </w:style>
  <w:style w:type="character" w:styleId="PlaceholderText">
    <w:name w:val="Placeholder Text"/>
    <w:basedOn w:val="DefaultParagraphFont"/>
    <w:uiPriority w:val="99"/>
    <w:semiHidden/>
    <w:rsid w:val="00746C0A"/>
    <w:rPr>
      <w:color w:val="808080"/>
    </w:rPr>
  </w:style>
  <w:style w:type="character" w:customStyle="1" w:styleId="UnresolvedMention1">
    <w:name w:val="Unresolved Mention1"/>
    <w:basedOn w:val="DefaultParagraphFont"/>
    <w:uiPriority w:val="99"/>
    <w:semiHidden/>
    <w:unhideWhenUsed/>
    <w:rsid w:val="0026322F"/>
    <w:rPr>
      <w:color w:val="605E5C"/>
      <w:shd w:val="clear" w:color="auto" w:fill="E1DFDD"/>
    </w:rPr>
  </w:style>
  <w:style w:type="character" w:styleId="FollowedHyperlink">
    <w:name w:val="FollowedHyperlink"/>
    <w:basedOn w:val="DefaultParagraphFont"/>
    <w:uiPriority w:val="99"/>
    <w:semiHidden/>
    <w:unhideWhenUsed/>
    <w:rsid w:val="00662B34"/>
    <w:rPr>
      <w:color w:val="800080" w:themeColor="followedHyperlink"/>
      <w:u w:val="single"/>
    </w:rPr>
  </w:style>
  <w:style w:type="paragraph" w:customStyle="1" w:styleId="OmniPage3">
    <w:name w:val="OmniPage #3"/>
    <w:basedOn w:val="Normal"/>
    <w:rsid w:val="000529D5"/>
    <w:pPr>
      <w:spacing w:line="300" w:lineRule="exact"/>
    </w:pPr>
    <w:rPr>
      <w:rFonts w:ascii="Times New Roman" w:hAnsi="Times New Roman" w:cs="Times New Roman"/>
      <w:sz w:val="20"/>
      <w:szCs w:val="20"/>
      <w:lang w:val="en-US" w:eastAsia="en-US"/>
    </w:rPr>
  </w:style>
  <w:style w:type="table" w:styleId="TableGrid">
    <w:name w:val="Table Grid"/>
    <w:basedOn w:val="TableNormal"/>
    <w:rsid w:val="000529D5"/>
    <w:pPr>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8937ED"/>
    <w:pPr>
      <w:jc w:val="center"/>
    </w:pPr>
    <w:rPr>
      <w:noProof/>
    </w:rPr>
  </w:style>
  <w:style w:type="character" w:customStyle="1" w:styleId="EndNoteBibliographyTitleChar">
    <w:name w:val="EndNote Bibliography Title Char"/>
    <w:basedOn w:val="DefaultParagraphFont"/>
    <w:link w:val="EndNoteBibliographyTitle"/>
    <w:rsid w:val="008937ED"/>
    <w:rPr>
      <w:rFonts w:ascii="Arial" w:hAnsi="Arial" w:cs="Arial"/>
      <w:noProof/>
      <w:sz w:val="22"/>
      <w:szCs w:val="22"/>
    </w:rPr>
  </w:style>
  <w:style w:type="paragraph" w:customStyle="1" w:styleId="EndNoteBibliography">
    <w:name w:val="EndNote Bibliography"/>
    <w:basedOn w:val="Normal"/>
    <w:link w:val="EndNoteBibliographyChar"/>
    <w:rsid w:val="008937ED"/>
    <w:pPr>
      <w:spacing w:line="240" w:lineRule="auto"/>
    </w:pPr>
    <w:rPr>
      <w:noProof/>
    </w:rPr>
  </w:style>
  <w:style w:type="character" w:customStyle="1" w:styleId="EndNoteBibliographyChar">
    <w:name w:val="EndNote Bibliography Char"/>
    <w:basedOn w:val="DefaultParagraphFont"/>
    <w:link w:val="EndNoteBibliography"/>
    <w:rsid w:val="008937ED"/>
    <w:rPr>
      <w:rFonts w:ascii="Arial" w:hAnsi="Arial" w:cs="Arial"/>
      <w:noProof/>
      <w:sz w:val="22"/>
      <w:szCs w:val="22"/>
    </w:rPr>
  </w:style>
  <w:style w:type="paragraph" w:styleId="Caption">
    <w:name w:val="caption"/>
    <w:basedOn w:val="Normal"/>
    <w:next w:val="Normal"/>
    <w:uiPriority w:val="35"/>
    <w:unhideWhenUsed/>
    <w:qFormat/>
    <w:rsid w:val="00805E7A"/>
    <w:pPr>
      <w:spacing w:before="0" w:after="0" w:line="240" w:lineRule="auto"/>
      <w:jc w:val="center"/>
    </w:pPr>
    <w:rPr>
      <w:b/>
    </w:rPr>
  </w:style>
  <w:style w:type="paragraph" w:styleId="FootnoteText">
    <w:name w:val="footnote text"/>
    <w:basedOn w:val="Normal"/>
    <w:link w:val="FootnoteTextChar"/>
    <w:uiPriority w:val="99"/>
    <w:semiHidden/>
    <w:unhideWhenUsed/>
    <w:rsid w:val="00961EB5"/>
    <w:pPr>
      <w:spacing w:line="240" w:lineRule="auto"/>
    </w:pPr>
    <w:rPr>
      <w:sz w:val="20"/>
      <w:szCs w:val="20"/>
    </w:rPr>
  </w:style>
  <w:style w:type="character" w:customStyle="1" w:styleId="FootnoteTextChar">
    <w:name w:val="Footnote Text Char"/>
    <w:basedOn w:val="DefaultParagraphFont"/>
    <w:link w:val="FootnoteText"/>
    <w:uiPriority w:val="99"/>
    <w:semiHidden/>
    <w:rsid w:val="00961EB5"/>
    <w:rPr>
      <w:rFonts w:ascii="Arial" w:hAnsi="Arial" w:cs="Arial"/>
    </w:rPr>
  </w:style>
  <w:style w:type="character" w:styleId="FootnoteReference">
    <w:name w:val="footnote reference"/>
    <w:basedOn w:val="DefaultParagraphFont"/>
    <w:uiPriority w:val="99"/>
    <w:semiHidden/>
    <w:unhideWhenUsed/>
    <w:rsid w:val="00961EB5"/>
    <w:rPr>
      <w:vertAlign w:val="superscript"/>
    </w:rPr>
  </w:style>
  <w:style w:type="table" w:styleId="PlainTable4">
    <w:name w:val="Plain Table 4"/>
    <w:basedOn w:val="TableNormal"/>
    <w:uiPriority w:val="44"/>
    <w:rsid w:val="0012074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semiHidden/>
    <w:unhideWhenUsed/>
    <w:rsid w:val="00B17307"/>
  </w:style>
  <w:style w:type="paragraph" w:styleId="BlockText">
    <w:name w:val="Block Text"/>
    <w:basedOn w:val="Normal"/>
    <w:uiPriority w:val="99"/>
    <w:semiHidden/>
    <w:unhideWhenUsed/>
    <w:rsid w:val="00B17307"/>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
    <w:name w:val="Body Text"/>
    <w:basedOn w:val="Normal"/>
    <w:link w:val="BodyTextChar"/>
    <w:uiPriority w:val="99"/>
    <w:semiHidden/>
    <w:unhideWhenUsed/>
    <w:rsid w:val="00B17307"/>
  </w:style>
  <w:style w:type="character" w:customStyle="1" w:styleId="BodyTextChar">
    <w:name w:val="Body Text Char"/>
    <w:basedOn w:val="DefaultParagraphFont"/>
    <w:link w:val="BodyText"/>
    <w:uiPriority w:val="99"/>
    <w:semiHidden/>
    <w:rsid w:val="00B17307"/>
    <w:rPr>
      <w:rFonts w:ascii="Arial" w:hAnsi="Arial" w:cs="Arial"/>
      <w:sz w:val="22"/>
      <w:szCs w:val="22"/>
    </w:rPr>
  </w:style>
  <w:style w:type="paragraph" w:styleId="BodyText2">
    <w:name w:val="Body Text 2"/>
    <w:basedOn w:val="Normal"/>
    <w:link w:val="BodyText2Char"/>
    <w:uiPriority w:val="99"/>
    <w:semiHidden/>
    <w:unhideWhenUsed/>
    <w:rsid w:val="00B17307"/>
    <w:pPr>
      <w:spacing w:line="480" w:lineRule="auto"/>
    </w:pPr>
  </w:style>
  <w:style w:type="character" w:customStyle="1" w:styleId="BodyText2Char">
    <w:name w:val="Body Text 2 Char"/>
    <w:basedOn w:val="DefaultParagraphFont"/>
    <w:link w:val="BodyText2"/>
    <w:uiPriority w:val="99"/>
    <w:semiHidden/>
    <w:rsid w:val="00B17307"/>
    <w:rPr>
      <w:rFonts w:ascii="Arial" w:hAnsi="Arial" w:cs="Arial"/>
      <w:sz w:val="22"/>
      <w:szCs w:val="22"/>
    </w:rPr>
  </w:style>
  <w:style w:type="paragraph" w:styleId="BodyText3">
    <w:name w:val="Body Text 3"/>
    <w:basedOn w:val="Normal"/>
    <w:link w:val="BodyText3Char"/>
    <w:uiPriority w:val="99"/>
    <w:semiHidden/>
    <w:unhideWhenUsed/>
    <w:rsid w:val="00B17307"/>
    <w:rPr>
      <w:sz w:val="16"/>
      <w:szCs w:val="16"/>
    </w:rPr>
  </w:style>
  <w:style w:type="character" w:customStyle="1" w:styleId="BodyText3Char">
    <w:name w:val="Body Text 3 Char"/>
    <w:basedOn w:val="DefaultParagraphFont"/>
    <w:link w:val="BodyText3"/>
    <w:uiPriority w:val="99"/>
    <w:semiHidden/>
    <w:rsid w:val="00B17307"/>
    <w:rPr>
      <w:rFonts w:ascii="Arial" w:hAnsi="Arial" w:cs="Arial"/>
      <w:sz w:val="16"/>
      <w:szCs w:val="16"/>
    </w:rPr>
  </w:style>
  <w:style w:type="paragraph" w:styleId="BodyTextFirstIndent">
    <w:name w:val="Body Text First Indent"/>
    <w:basedOn w:val="BodyText"/>
    <w:link w:val="BodyTextFirstIndentChar"/>
    <w:uiPriority w:val="99"/>
    <w:semiHidden/>
    <w:unhideWhenUsed/>
    <w:rsid w:val="00B17307"/>
    <w:pPr>
      <w:ind w:firstLine="360"/>
    </w:pPr>
  </w:style>
  <w:style w:type="character" w:customStyle="1" w:styleId="BodyTextFirstIndentChar">
    <w:name w:val="Body Text First Indent Char"/>
    <w:basedOn w:val="BodyTextChar"/>
    <w:link w:val="BodyTextFirstIndent"/>
    <w:uiPriority w:val="99"/>
    <w:semiHidden/>
    <w:rsid w:val="00B17307"/>
    <w:rPr>
      <w:rFonts w:ascii="Arial" w:hAnsi="Arial" w:cs="Arial"/>
      <w:sz w:val="22"/>
      <w:szCs w:val="22"/>
    </w:rPr>
  </w:style>
  <w:style w:type="paragraph" w:styleId="BodyTextIndent">
    <w:name w:val="Body Text Indent"/>
    <w:basedOn w:val="Normal"/>
    <w:link w:val="BodyTextIndentChar"/>
    <w:uiPriority w:val="99"/>
    <w:semiHidden/>
    <w:unhideWhenUsed/>
    <w:rsid w:val="00B17307"/>
    <w:pPr>
      <w:ind w:left="283"/>
    </w:pPr>
  </w:style>
  <w:style w:type="character" w:customStyle="1" w:styleId="BodyTextIndentChar">
    <w:name w:val="Body Text Indent Char"/>
    <w:basedOn w:val="DefaultParagraphFont"/>
    <w:link w:val="BodyTextIndent"/>
    <w:uiPriority w:val="99"/>
    <w:semiHidden/>
    <w:rsid w:val="00B17307"/>
    <w:rPr>
      <w:rFonts w:ascii="Arial" w:hAnsi="Arial" w:cs="Arial"/>
      <w:sz w:val="22"/>
      <w:szCs w:val="22"/>
    </w:rPr>
  </w:style>
  <w:style w:type="paragraph" w:styleId="BodyTextFirstIndent2">
    <w:name w:val="Body Text First Indent 2"/>
    <w:basedOn w:val="BodyTextIndent"/>
    <w:link w:val="BodyTextFirstIndent2Char"/>
    <w:uiPriority w:val="99"/>
    <w:semiHidden/>
    <w:unhideWhenUsed/>
    <w:rsid w:val="00B17307"/>
    <w:pPr>
      <w:ind w:left="360" w:firstLine="360"/>
    </w:pPr>
  </w:style>
  <w:style w:type="character" w:customStyle="1" w:styleId="BodyTextFirstIndent2Char">
    <w:name w:val="Body Text First Indent 2 Char"/>
    <w:basedOn w:val="BodyTextIndentChar"/>
    <w:link w:val="BodyTextFirstIndent2"/>
    <w:uiPriority w:val="99"/>
    <w:semiHidden/>
    <w:rsid w:val="00B17307"/>
    <w:rPr>
      <w:rFonts w:ascii="Arial" w:hAnsi="Arial" w:cs="Arial"/>
      <w:sz w:val="22"/>
      <w:szCs w:val="22"/>
    </w:rPr>
  </w:style>
  <w:style w:type="paragraph" w:styleId="BodyTextIndent2">
    <w:name w:val="Body Text Indent 2"/>
    <w:basedOn w:val="Normal"/>
    <w:link w:val="BodyTextIndent2Char"/>
    <w:uiPriority w:val="99"/>
    <w:semiHidden/>
    <w:unhideWhenUsed/>
    <w:rsid w:val="00B17307"/>
    <w:pPr>
      <w:spacing w:line="480" w:lineRule="auto"/>
      <w:ind w:left="283"/>
    </w:pPr>
  </w:style>
  <w:style w:type="character" w:customStyle="1" w:styleId="BodyTextIndent2Char">
    <w:name w:val="Body Text Indent 2 Char"/>
    <w:basedOn w:val="DefaultParagraphFont"/>
    <w:link w:val="BodyTextIndent2"/>
    <w:uiPriority w:val="99"/>
    <w:semiHidden/>
    <w:rsid w:val="00B17307"/>
    <w:rPr>
      <w:rFonts w:ascii="Arial" w:hAnsi="Arial" w:cs="Arial"/>
      <w:sz w:val="22"/>
      <w:szCs w:val="22"/>
    </w:rPr>
  </w:style>
  <w:style w:type="paragraph" w:styleId="BodyTextIndent3">
    <w:name w:val="Body Text Indent 3"/>
    <w:basedOn w:val="Normal"/>
    <w:link w:val="BodyTextIndent3Char"/>
    <w:uiPriority w:val="99"/>
    <w:semiHidden/>
    <w:unhideWhenUsed/>
    <w:rsid w:val="00B17307"/>
    <w:pPr>
      <w:ind w:left="283"/>
    </w:pPr>
    <w:rPr>
      <w:sz w:val="16"/>
      <w:szCs w:val="16"/>
    </w:rPr>
  </w:style>
  <w:style w:type="character" w:customStyle="1" w:styleId="BodyTextIndent3Char">
    <w:name w:val="Body Text Indent 3 Char"/>
    <w:basedOn w:val="DefaultParagraphFont"/>
    <w:link w:val="BodyTextIndent3"/>
    <w:uiPriority w:val="99"/>
    <w:semiHidden/>
    <w:rsid w:val="00B17307"/>
    <w:rPr>
      <w:rFonts w:ascii="Arial" w:hAnsi="Arial" w:cs="Arial"/>
      <w:sz w:val="16"/>
      <w:szCs w:val="16"/>
    </w:rPr>
  </w:style>
  <w:style w:type="paragraph" w:styleId="Closing">
    <w:name w:val="Closing"/>
    <w:basedOn w:val="Normal"/>
    <w:link w:val="ClosingChar"/>
    <w:uiPriority w:val="99"/>
    <w:semiHidden/>
    <w:unhideWhenUsed/>
    <w:rsid w:val="00B17307"/>
    <w:pPr>
      <w:spacing w:before="0" w:after="0" w:line="240" w:lineRule="auto"/>
      <w:ind w:left="4252"/>
    </w:pPr>
  </w:style>
  <w:style w:type="character" w:customStyle="1" w:styleId="ClosingChar">
    <w:name w:val="Closing Char"/>
    <w:basedOn w:val="DefaultParagraphFont"/>
    <w:link w:val="Closing"/>
    <w:uiPriority w:val="99"/>
    <w:semiHidden/>
    <w:rsid w:val="00B17307"/>
    <w:rPr>
      <w:rFonts w:ascii="Arial" w:hAnsi="Arial" w:cs="Arial"/>
      <w:sz w:val="22"/>
      <w:szCs w:val="22"/>
    </w:rPr>
  </w:style>
  <w:style w:type="paragraph" w:styleId="Date">
    <w:name w:val="Date"/>
    <w:basedOn w:val="Normal"/>
    <w:next w:val="Normal"/>
    <w:link w:val="DateChar"/>
    <w:uiPriority w:val="99"/>
    <w:semiHidden/>
    <w:unhideWhenUsed/>
    <w:rsid w:val="00B17307"/>
  </w:style>
  <w:style w:type="character" w:customStyle="1" w:styleId="DateChar">
    <w:name w:val="Date Char"/>
    <w:basedOn w:val="DefaultParagraphFont"/>
    <w:link w:val="Date"/>
    <w:uiPriority w:val="99"/>
    <w:semiHidden/>
    <w:rsid w:val="00B17307"/>
    <w:rPr>
      <w:rFonts w:ascii="Arial" w:hAnsi="Arial" w:cs="Arial"/>
      <w:sz w:val="22"/>
      <w:szCs w:val="22"/>
    </w:rPr>
  </w:style>
  <w:style w:type="paragraph" w:styleId="DocumentMap">
    <w:name w:val="Document Map"/>
    <w:basedOn w:val="Normal"/>
    <w:link w:val="DocumentMapChar"/>
    <w:uiPriority w:val="99"/>
    <w:semiHidden/>
    <w:unhideWhenUsed/>
    <w:rsid w:val="00B17307"/>
    <w:pPr>
      <w:spacing w:before="0"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17307"/>
    <w:rPr>
      <w:rFonts w:ascii="Segoe UI" w:hAnsi="Segoe UI" w:cs="Segoe UI"/>
      <w:sz w:val="16"/>
      <w:szCs w:val="16"/>
    </w:rPr>
  </w:style>
  <w:style w:type="paragraph" w:styleId="E-mailSignature">
    <w:name w:val="E-mail Signature"/>
    <w:basedOn w:val="Normal"/>
    <w:link w:val="E-mailSignatureChar"/>
    <w:uiPriority w:val="99"/>
    <w:semiHidden/>
    <w:unhideWhenUsed/>
    <w:rsid w:val="00B17307"/>
    <w:pPr>
      <w:spacing w:before="0" w:after="0" w:line="240" w:lineRule="auto"/>
    </w:pPr>
  </w:style>
  <w:style w:type="character" w:customStyle="1" w:styleId="E-mailSignatureChar">
    <w:name w:val="E-mail Signature Char"/>
    <w:basedOn w:val="DefaultParagraphFont"/>
    <w:link w:val="E-mailSignature"/>
    <w:uiPriority w:val="99"/>
    <w:semiHidden/>
    <w:rsid w:val="00B17307"/>
    <w:rPr>
      <w:rFonts w:ascii="Arial" w:hAnsi="Arial" w:cs="Arial"/>
      <w:sz w:val="22"/>
      <w:szCs w:val="22"/>
    </w:rPr>
  </w:style>
  <w:style w:type="paragraph" w:styleId="EndnoteText">
    <w:name w:val="endnote text"/>
    <w:basedOn w:val="Normal"/>
    <w:link w:val="EndnoteTextChar"/>
    <w:uiPriority w:val="99"/>
    <w:semiHidden/>
    <w:unhideWhenUsed/>
    <w:rsid w:val="00B17307"/>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B17307"/>
    <w:rPr>
      <w:rFonts w:ascii="Arial" w:hAnsi="Arial" w:cs="Arial"/>
    </w:rPr>
  </w:style>
  <w:style w:type="paragraph" w:styleId="EnvelopeAddress">
    <w:name w:val="envelope address"/>
    <w:basedOn w:val="Normal"/>
    <w:uiPriority w:val="99"/>
    <w:semiHidden/>
    <w:unhideWhenUsed/>
    <w:rsid w:val="00B17307"/>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B17307"/>
    <w:pPr>
      <w:spacing w:before="0" w:after="0"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B17307"/>
    <w:pPr>
      <w:spacing w:before="0" w:after="0" w:line="240" w:lineRule="auto"/>
    </w:pPr>
    <w:rPr>
      <w:i/>
      <w:iCs/>
    </w:rPr>
  </w:style>
  <w:style w:type="character" w:customStyle="1" w:styleId="HTMLAddressChar">
    <w:name w:val="HTML Address Char"/>
    <w:basedOn w:val="DefaultParagraphFont"/>
    <w:link w:val="HTMLAddress"/>
    <w:uiPriority w:val="99"/>
    <w:semiHidden/>
    <w:rsid w:val="00B17307"/>
    <w:rPr>
      <w:rFonts w:ascii="Arial" w:hAnsi="Arial" w:cs="Arial"/>
      <w:i/>
      <w:iCs/>
      <w:sz w:val="22"/>
      <w:szCs w:val="22"/>
    </w:rPr>
  </w:style>
  <w:style w:type="paragraph" w:styleId="HTMLPreformatted">
    <w:name w:val="HTML Preformatted"/>
    <w:basedOn w:val="Normal"/>
    <w:link w:val="HTMLPreformattedChar"/>
    <w:uiPriority w:val="99"/>
    <w:semiHidden/>
    <w:unhideWhenUsed/>
    <w:rsid w:val="00B17307"/>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17307"/>
    <w:rPr>
      <w:rFonts w:ascii="Consolas" w:hAnsi="Consolas" w:cs="Arial"/>
    </w:rPr>
  </w:style>
  <w:style w:type="paragraph" w:styleId="Index1">
    <w:name w:val="index 1"/>
    <w:basedOn w:val="Normal"/>
    <w:next w:val="Normal"/>
    <w:autoRedefine/>
    <w:uiPriority w:val="99"/>
    <w:semiHidden/>
    <w:unhideWhenUsed/>
    <w:rsid w:val="00B17307"/>
    <w:pPr>
      <w:spacing w:before="0" w:after="0" w:line="240" w:lineRule="auto"/>
      <w:ind w:left="220" w:hanging="220"/>
    </w:pPr>
  </w:style>
  <w:style w:type="paragraph" w:styleId="Index2">
    <w:name w:val="index 2"/>
    <w:basedOn w:val="Normal"/>
    <w:next w:val="Normal"/>
    <w:autoRedefine/>
    <w:uiPriority w:val="99"/>
    <w:semiHidden/>
    <w:unhideWhenUsed/>
    <w:rsid w:val="00B17307"/>
    <w:pPr>
      <w:spacing w:before="0" w:after="0" w:line="240" w:lineRule="auto"/>
      <w:ind w:left="440" w:hanging="220"/>
    </w:pPr>
  </w:style>
  <w:style w:type="paragraph" w:styleId="Index3">
    <w:name w:val="index 3"/>
    <w:basedOn w:val="Normal"/>
    <w:next w:val="Normal"/>
    <w:autoRedefine/>
    <w:uiPriority w:val="99"/>
    <w:semiHidden/>
    <w:unhideWhenUsed/>
    <w:rsid w:val="00B17307"/>
    <w:pPr>
      <w:spacing w:before="0" w:after="0" w:line="240" w:lineRule="auto"/>
      <w:ind w:left="660" w:hanging="220"/>
    </w:pPr>
  </w:style>
  <w:style w:type="paragraph" w:styleId="Index4">
    <w:name w:val="index 4"/>
    <w:basedOn w:val="Normal"/>
    <w:next w:val="Normal"/>
    <w:autoRedefine/>
    <w:uiPriority w:val="99"/>
    <w:semiHidden/>
    <w:unhideWhenUsed/>
    <w:rsid w:val="00B17307"/>
    <w:pPr>
      <w:spacing w:before="0" w:after="0" w:line="240" w:lineRule="auto"/>
      <w:ind w:left="880" w:hanging="220"/>
    </w:pPr>
  </w:style>
  <w:style w:type="paragraph" w:styleId="Index5">
    <w:name w:val="index 5"/>
    <w:basedOn w:val="Normal"/>
    <w:next w:val="Normal"/>
    <w:autoRedefine/>
    <w:uiPriority w:val="99"/>
    <w:semiHidden/>
    <w:unhideWhenUsed/>
    <w:rsid w:val="00B17307"/>
    <w:pPr>
      <w:spacing w:before="0" w:after="0" w:line="240" w:lineRule="auto"/>
      <w:ind w:left="1100" w:hanging="220"/>
    </w:pPr>
  </w:style>
  <w:style w:type="paragraph" w:styleId="Index6">
    <w:name w:val="index 6"/>
    <w:basedOn w:val="Normal"/>
    <w:next w:val="Normal"/>
    <w:autoRedefine/>
    <w:uiPriority w:val="99"/>
    <w:semiHidden/>
    <w:unhideWhenUsed/>
    <w:rsid w:val="00B17307"/>
    <w:pPr>
      <w:spacing w:before="0" w:after="0" w:line="240" w:lineRule="auto"/>
      <w:ind w:left="1320" w:hanging="220"/>
    </w:pPr>
  </w:style>
  <w:style w:type="paragraph" w:styleId="Index7">
    <w:name w:val="index 7"/>
    <w:basedOn w:val="Normal"/>
    <w:next w:val="Normal"/>
    <w:autoRedefine/>
    <w:uiPriority w:val="99"/>
    <w:semiHidden/>
    <w:unhideWhenUsed/>
    <w:rsid w:val="00B17307"/>
    <w:pPr>
      <w:spacing w:before="0" w:after="0" w:line="240" w:lineRule="auto"/>
      <w:ind w:left="1540" w:hanging="220"/>
    </w:pPr>
  </w:style>
  <w:style w:type="paragraph" w:styleId="Index8">
    <w:name w:val="index 8"/>
    <w:basedOn w:val="Normal"/>
    <w:next w:val="Normal"/>
    <w:autoRedefine/>
    <w:uiPriority w:val="99"/>
    <w:semiHidden/>
    <w:unhideWhenUsed/>
    <w:rsid w:val="00B17307"/>
    <w:pPr>
      <w:spacing w:before="0" w:after="0" w:line="240" w:lineRule="auto"/>
      <w:ind w:left="1760" w:hanging="220"/>
    </w:pPr>
  </w:style>
  <w:style w:type="paragraph" w:styleId="Index9">
    <w:name w:val="index 9"/>
    <w:basedOn w:val="Normal"/>
    <w:next w:val="Normal"/>
    <w:autoRedefine/>
    <w:uiPriority w:val="99"/>
    <w:semiHidden/>
    <w:unhideWhenUsed/>
    <w:rsid w:val="00B17307"/>
    <w:pPr>
      <w:spacing w:before="0" w:after="0" w:line="240" w:lineRule="auto"/>
      <w:ind w:left="1980" w:hanging="220"/>
    </w:pPr>
  </w:style>
  <w:style w:type="paragraph" w:styleId="IndexHeading">
    <w:name w:val="index heading"/>
    <w:basedOn w:val="Normal"/>
    <w:next w:val="Index1"/>
    <w:uiPriority w:val="99"/>
    <w:semiHidden/>
    <w:unhideWhenUsed/>
    <w:rsid w:val="00B17307"/>
    <w:rPr>
      <w:rFonts w:asciiTheme="majorHAnsi" w:eastAsiaTheme="majorEastAsia" w:hAnsiTheme="majorHAnsi" w:cstheme="majorBidi"/>
      <w:b/>
      <w:bCs/>
    </w:rPr>
  </w:style>
  <w:style w:type="paragraph" w:styleId="IntenseQuote">
    <w:name w:val="Intense Quote"/>
    <w:basedOn w:val="Normal"/>
    <w:next w:val="Normal"/>
    <w:link w:val="IntenseQuoteChar"/>
    <w:uiPriority w:val="30"/>
    <w:rsid w:val="00B1730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17307"/>
    <w:rPr>
      <w:rFonts w:ascii="Arial" w:hAnsi="Arial" w:cs="Arial"/>
      <w:i/>
      <w:iCs/>
      <w:color w:val="4F81BD" w:themeColor="accent1"/>
      <w:sz w:val="22"/>
      <w:szCs w:val="22"/>
    </w:rPr>
  </w:style>
  <w:style w:type="paragraph" w:styleId="List">
    <w:name w:val="List"/>
    <w:basedOn w:val="Normal"/>
    <w:uiPriority w:val="99"/>
    <w:semiHidden/>
    <w:unhideWhenUsed/>
    <w:rsid w:val="00B17307"/>
    <w:pPr>
      <w:ind w:left="283" w:hanging="283"/>
      <w:contextualSpacing/>
    </w:pPr>
  </w:style>
  <w:style w:type="paragraph" w:styleId="List2">
    <w:name w:val="List 2"/>
    <w:basedOn w:val="Normal"/>
    <w:uiPriority w:val="99"/>
    <w:semiHidden/>
    <w:unhideWhenUsed/>
    <w:rsid w:val="00B17307"/>
    <w:pPr>
      <w:ind w:left="566" w:hanging="283"/>
      <w:contextualSpacing/>
    </w:pPr>
  </w:style>
  <w:style w:type="paragraph" w:styleId="List3">
    <w:name w:val="List 3"/>
    <w:basedOn w:val="Normal"/>
    <w:uiPriority w:val="99"/>
    <w:semiHidden/>
    <w:unhideWhenUsed/>
    <w:rsid w:val="00B17307"/>
    <w:pPr>
      <w:ind w:left="849" w:hanging="283"/>
      <w:contextualSpacing/>
    </w:pPr>
  </w:style>
  <w:style w:type="paragraph" w:styleId="List4">
    <w:name w:val="List 4"/>
    <w:basedOn w:val="Normal"/>
    <w:uiPriority w:val="99"/>
    <w:semiHidden/>
    <w:unhideWhenUsed/>
    <w:rsid w:val="00B17307"/>
    <w:pPr>
      <w:ind w:left="1132" w:hanging="283"/>
      <w:contextualSpacing/>
    </w:pPr>
  </w:style>
  <w:style w:type="paragraph" w:styleId="List5">
    <w:name w:val="List 5"/>
    <w:basedOn w:val="Normal"/>
    <w:uiPriority w:val="99"/>
    <w:semiHidden/>
    <w:unhideWhenUsed/>
    <w:rsid w:val="00B17307"/>
    <w:pPr>
      <w:ind w:left="1415" w:hanging="283"/>
      <w:contextualSpacing/>
    </w:pPr>
  </w:style>
  <w:style w:type="paragraph" w:styleId="ListBullet">
    <w:name w:val="List Bullet"/>
    <w:basedOn w:val="Normal"/>
    <w:uiPriority w:val="99"/>
    <w:semiHidden/>
    <w:unhideWhenUsed/>
    <w:rsid w:val="00B17307"/>
    <w:pPr>
      <w:numPr>
        <w:numId w:val="9"/>
      </w:numPr>
      <w:contextualSpacing/>
    </w:pPr>
  </w:style>
  <w:style w:type="paragraph" w:styleId="ListBullet2">
    <w:name w:val="List Bullet 2"/>
    <w:basedOn w:val="Normal"/>
    <w:uiPriority w:val="99"/>
    <w:semiHidden/>
    <w:unhideWhenUsed/>
    <w:rsid w:val="00B17307"/>
    <w:pPr>
      <w:numPr>
        <w:numId w:val="10"/>
      </w:numPr>
      <w:contextualSpacing/>
    </w:pPr>
  </w:style>
  <w:style w:type="paragraph" w:styleId="ListBullet3">
    <w:name w:val="List Bullet 3"/>
    <w:basedOn w:val="Normal"/>
    <w:uiPriority w:val="99"/>
    <w:semiHidden/>
    <w:unhideWhenUsed/>
    <w:rsid w:val="00B17307"/>
    <w:pPr>
      <w:numPr>
        <w:numId w:val="11"/>
      </w:numPr>
      <w:contextualSpacing/>
    </w:pPr>
  </w:style>
  <w:style w:type="paragraph" w:styleId="ListBullet4">
    <w:name w:val="List Bullet 4"/>
    <w:basedOn w:val="Normal"/>
    <w:uiPriority w:val="99"/>
    <w:semiHidden/>
    <w:unhideWhenUsed/>
    <w:rsid w:val="00B17307"/>
    <w:pPr>
      <w:numPr>
        <w:numId w:val="12"/>
      </w:numPr>
      <w:contextualSpacing/>
    </w:pPr>
  </w:style>
  <w:style w:type="paragraph" w:styleId="ListBullet5">
    <w:name w:val="List Bullet 5"/>
    <w:basedOn w:val="Normal"/>
    <w:uiPriority w:val="99"/>
    <w:semiHidden/>
    <w:unhideWhenUsed/>
    <w:rsid w:val="00B17307"/>
    <w:pPr>
      <w:numPr>
        <w:numId w:val="13"/>
      </w:numPr>
      <w:contextualSpacing/>
    </w:pPr>
  </w:style>
  <w:style w:type="paragraph" w:styleId="ListContinue">
    <w:name w:val="List Continue"/>
    <w:basedOn w:val="Normal"/>
    <w:uiPriority w:val="99"/>
    <w:semiHidden/>
    <w:unhideWhenUsed/>
    <w:rsid w:val="00B17307"/>
    <w:pPr>
      <w:ind w:left="283"/>
      <w:contextualSpacing/>
    </w:pPr>
  </w:style>
  <w:style w:type="paragraph" w:styleId="ListContinue2">
    <w:name w:val="List Continue 2"/>
    <w:basedOn w:val="Normal"/>
    <w:uiPriority w:val="99"/>
    <w:semiHidden/>
    <w:unhideWhenUsed/>
    <w:rsid w:val="00B17307"/>
    <w:pPr>
      <w:ind w:left="566"/>
      <w:contextualSpacing/>
    </w:pPr>
  </w:style>
  <w:style w:type="paragraph" w:styleId="ListContinue3">
    <w:name w:val="List Continue 3"/>
    <w:basedOn w:val="Normal"/>
    <w:uiPriority w:val="99"/>
    <w:semiHidden/>
    <w:unhideWhenUsed/>
    <w:rsid w:val="00B17307"/>
    <w:pPr>
      <w:ind w:left="849"/>
      <w:contextualSpacing/>
    </w:pPr>
  </w:style>
  <w:style w:type="paragraph" w:styleId="ListContinue4">
    <w:name w:val="List Continue 4"/>
    <w:basedOn w:val="Normal"/>
    <w:uiPriority w:val="99"/>
    <w:semiHidden/>
    <w:unhideWhenUsed/>
    <w:rsid w:val="00B17307"/>
    <w:pPr>
      <w:ind w:left="1132"/>
      <w:contextualSpacing/>
    </w:pPr>
  </w:style>
  <w:style w:type="paragraph" w:styleId="ListContinue5">
    <w:name w:val="List Continue 5"/>
    <w:basedOn w:val="Normal"/>
    <w:uiPriority w:val="99"/>
    <w:semiHidden/>
    <w:unhideWhenUsed/>
    <w:rsid w:val="00B17307"/>
    <w:pPr>
      <w:ind w:left="1415"/>
      <w:contextualSpacing/>
    </w:pPr>
  </w:style>
  <w:style w:type="paragraph" w:styleId="ListNumber">
    <w:name w:val="List Number"/>
    <w:basedOn w:val="Normal"/>
    <w:uiPriority w:val="99"/>
    <w:semiHidden/>
    <w:unhideWhenUsed/>
    <w:rsid w:val="00B17307"/>
    <w:pPr>
      <w:numPr>
        <w:numId w:val="14"/>
      </w:numPr>
      <w:contextualSpacing/>
    </w:pPr>
  </w:style>
  <w:style w:type="paragraph" w:styleId="ListNumber2">
    <w:name w:val="List Number 2"/>
    <w:basedOn w:val="Normal"/>
    <w:uiPriority w:val="99"/>
    <w:semiHidden/>
    <w:unhideWhenUsed/>
    <w:rsid w:val="00B17307"/>
    <w:pPr>
      <w:numPr>
        <w:numId w:val="15"/>
      </w:numPr>
      <w:contextualSpacing/>
    </w:pPr>
  </w:style>
  <w:style w:type="paragraph" w:styleId="ListNumber3">
    <w:name w:val="List Number 3"/>
    <w:basedOn w:val="Normal"/>
    <w:uiPriority w:val="99"/>
    <w:semiHidden/>
    <w:unhideWhenUsed/>
    <w:rsid w:val="00B17307"/>
    <w:pPr>
      <w:numPr>
        <w:numId w:val="16"/>
      </w:numPr>
      <w:contextualSpacing/>
    </w:pPr>
  </w:style>
  <w:style w:type="paragraph" w:styleId="ListNumber4">
    <w:name w:val="List Number 4"/>
    <w:basedOn w:val="Normal"/>
    <w:uiPriority w:val="99"/>
    <w:semiHidden/>
    <w:unhideWhenUsed/>
    <w:rsid w:val="00B17307"/>
    <w:pPr>
      <w:numPr>
        <w:numId w:val="17"/>
      </w:numPr>
      <w:contextualSpacing/>
    </w:pPr>
  </w:style>
  <w:style w:type="paragraph" w:styleId="ListNumber5">
    <w:name w:val="List Number 5"/>
    <w:basedOn w:val="Normal"/>
    <w:uiPriority w:val="99"/>
    <w:semiHidden/>
    <w:unhideWhenUsed/>
    <w:rsid w:val="00B17307"/>
    <w:pPr>
      <w:numPr>
        <w:numId w:val="18"/>
      </w:numPr>
      <w:contextualSpacing/>
    </w:pPr>
  </w:style>
  <w:style w:type="paragraph" w:styleId="MacroText">
    <w:name w:val="macro"/>
    <w:link w:val="MacroTextChar"/>
    <w:uiPriority w:val="99"/>
    <w:semiHidden/>
    <w:unhideWhenUsed/>
    <w:rsid w:val="00B17307"/>
    <w:pPr>
      <w:tabs>
        <w:tab w:val="left" w:pos="480"/>
        <w:tab w:val="left" w:pos="960"/>
        <w:tab w:val="left" w:pos="1440"/>
        <w:tab w:val="left" w:pos="1920"/>
        <w:tab w:val="left" w:pos="2400"/>
        <w:tab w:val="left" w:pos="2880"/>
        <w:tab w:val="left" w:pos="3360"/>
        <w:tab w:val="left" w:pos="3840"/>
        <w:tab w:val="left" w:pos="4320"/>
      </w:tabs>
      <w:spacing w:before="120" w:line="276" w:lineRule="auto"/>
      <w:jc w:val="both"/>
    </w:pPr>
    <w:rPr>
      <w:rFonts w:ascii="Consolas" w:hAnsi="Consolas" w:cs="Arial"/>
    </w:rPr>
  </w:style>
  <w:style w:type="character" w:customStyle="1" w:styleId="MacroTextChar">
    <w:name w:val="Macro Text Char"/>
    <w:basedOn w:val="DefaultParagraphFont"/>
    <w:link w:val="MacroText"/>
    <w:uiPriority w:val="99"/>
    <w:semiHidden/>
    <w:rsid w:val="00B17307"/>
    <w:rPr>
      <w:rFonts w:ascii="Consolas" w:hAnsi="Consolas" w:cs="Arial"/>
    </w:rPr>
  </w:style>
  <w:style w:type="paragraph" w:styleId="MessageHeader">
    <w:name w:val="Message Header"/>
    <w:basedOn w:val="Normal"/>
    <w:link w:val="MessageHeaderChar"/>
    <w:uiPriority w:val="99"/>
    <w:semiHidden/>
    <w:unhideWhenUsed/>
    <w:rsid w:val="00B17307"/>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B17307"/>
    <w:rPr>
      <w:rFonts w:asciiTheme="majorHAnsi" w:eastAsiaTheme="majorEastAsia" w:hAnsiTheme="majorHAnsi" w:cstheme="majorBidi"/>
      <w:sz w:val="24"/>
      <w:szCs w:val="24"/>
      <w:shd w:val="pct20" w:color="auto" w:fill="auto"/>
    </w:rPr>
  </w:style>
  <w:style w:type="paragraph" w:styleId="NoSpacing">
    <w:name w:val="No Spacing"/>
    <w:uiPriority w:val="1"/>
    <w:rsid w:val="00B17307"/>
    <w:pPr>
      <w:jc w:val="both"/>
    </w:pPr>
    <w:rPr>
      <w:rFonts w:ascii="Arial" w:hAnsi="Arial" w:cs="Arial"/>
      <w:sz w:val="22"/>
      <w:szCs w:val="22"/>
    </w:rPr>
  </w:style>
  <w:style w:type="paragraph" w:styleId="NormalWeb">
    <w:name w:val="Normal (Web)"/>
    <w:basedOn w:val="Normal"/>
    <w:uiPriority w:val="99"/>
    <w:semiHidden/>
    <w:unhideWhenUsed/>
    <w:rsid w:val="00B17307"/>
    <w:rPr>
      <w:rFonts w:ascii="Times New Roman" w:hAnsi="Times New Roman" w:cs="Times New Roman"/>
      <w:sz w:val="24"/>
      <w:szCs w:val="24"/>
    </w:rPr>
  </w:style>
  <w:style w:type="paragraph" w:styleId="NormalIndent">
    <w:name w:val="Normal Indent"/>
    <w:basedOn w:val="Normal"/>
    <w:uiPriority w:val="99"/>
    <w:semiHidden/>
    <w:unhideWhenUsed/>
    <w:rsid w:val="00B17307"/>
    <w:pPr>
      <w:ind w:left="720"/>
    </w:pPr>
  </w:style>
  <w:style w:type="paragraph" w:styleId="NoteHeading">
    <w:name w:val="Note Heading"/>
    <w:basedOn w:val="Normal"/>
    <w:next w:val="Normal"/>
    <w:link w:val="NoteHeadingChar"/>
    <w:uiPriority w:val="99"/>
    <w:semiHidden/>
    <w:unhideWhenUsed/>
    <w:rsid w:val="00B17307"/>
    <w:pPr>
      <w:spacing w:before="0" w:after="0" w:line="240" w:lineRule="auto"/>
    </w:pPr>
  </w:style>
  <w:style w:type="character" w:customStyle="1" w:styleId="NoteHeadingChar">
    <w:name w:val="Note Heading Char"/>
    <w:basedOn w:val="DefaultParagraphFont"/>
    <w:link w:val="NoteHeading"/>
    <w:uiPriority w:val="99"/>
    <w:semiHidden/>
    <w:rsid w:val="00B17307"/>
    <w:rPr>
      <w:rFonts w:ascii="Arial" w:hAnsi="Arial" w:cs="Arial"/>
      <w:sz w:val="22"/>
      <w:szCs w:val="22"/>
    </w:rPr>
  </w:style>
  <w:style w:type="paragraph" w:styleId="PlainText">
    <w:name w:val="Plain Text"/>
    <w:basedOn w:val="Normal"/>
    <w:link w:val="PlainTextChar"/>
    <w:uiPriority w:val="99"/>
    <w:semiHidden/>
    <w:unhideWhenUsed/>
    <w:rsid w:val="00B17307"/>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B17307"/>
    <w:rPr>
      <w:rFonts w:ascii="Consolas" w:hAnsi="Consolas" w:cs="Arial"/>
      <w:sz w:val="21"/>
      <w:szCs w:val="21"/>
    </w:rPr>
  </w:style>
  <w:style w:type="paragraph" w:styleId="Quote">
    <w:name w:val="Quote"/>
    <w:basedOn w:val="Normal"/>
    <w:next w:val="Normal"/>
    <w:link w:val="QuoteChar"/>
    <w:uiPriority w:val="29"/>
    <w:rsid w:val="00B1730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17307"/>
    <w:rPr>
      <w:rFonts w:ascii="Arial" w:hAnsi="Arial" w:cs="Arial"/>
      <w:i/>
      <w:iCs/>
      <w:color w:val="404040" w:themeColor="text1" w:themeTint="BF"/>
      <w:sz w:val="22"/>
      <w:szCs w:val="22"/>
    </w:rPr>
  </w:style>
  <w:style w:type="paragraph" w:styleId="Salutation">
    <w:name w:val="Salutation"/>
    <w:basedOn w:val="Normal"/>
    <w:next w:val="Normal"/>
    <w:link w:val="SalutationChar"/>
    <w:uiPriority w:val="99"/>
    <w:semiHidden/>
    <w:unhideWhenUsed/>
    <w:rsid w:val="00B17307"/>
  </w:style>
  <w:style w:type="character" w:customStyle="1" w:styleId="SalutationChar">
    <w:name w:val="Salutation Char"/>
    <w:basedOn w:val="DefaultParagraphFont"/>
    <w:link w:val="Salutation"/>
    <w:uiPriority w:val="99"/>
    <w:semiHidden/>
    <w:rsid w:val="00B17307"/>
    <w:rPr>
      <w:rFonts w:ascii="Arial" w:hAnsi="Arial" w:cs="Arial"/>
      <w:sz w:val="22"/>
      <w:szCs w:val="22"/>
    </w:rPr>
  </w:style>
  <w:style w:type="paragraph" w:styleId="Signature">
    <w:name w:val="Signature"/>
    <w:basedOn w:val="Normal"/>
    <w:link w:val="SignatureChar"/>
    <w:uiPriority w:val="99"/>
    <w:semiHidden/>
    <w:unhideWhenUsed/>
    <w:rsid w:val="00B17307"/>
    <w:pPr>
      <w:spacing w:before="0" w:after="0" w:line="240" w:lineRule="auto"/>
      <w:ind w:left="4252"/>
    </w:pPr>
  </w:style>
  <w:style w:type="character" w:customStyle="1" w:styleId="SignatureChar">
    <w:name w:val="Signature Char"/>
    <w:basedOn w:val="DefaultParagraphFont"/>
    <w:link w:val="Signature"/>
    <w:uiPriority w:val="99"/>
    <w:semiHidden/>
    <w:rsid w:val="00B17307"/>
    <w:rPr>
      <w:rFonts w:ascii="Arial" w:hAnsi="Arial" w:cs="Arial"/>
      <w:sz w:val="22"/>
      <w:szCs w:val="22"/>
    </w:rPr>
  </w:style>
  <w:style w:type="paragraph" w:styleId="Subtitle">
    <w:name w:val="Subtitle"/>
    <w:basedOn w:val="Normal"/>
    <w:next w:val="Normal"/>
    <w:link w:val="SubtitleChar"/>
    <w:uiPriority w:val="11"/>
    <w:rsid w:val="00B17307"/>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B17307"/>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uiPriority w:val="99"/>
    <w:semiHidden/>
    <w:unhideWhenUsed/>
    <w:rsid w:val="00B17307"/>
    <w:pPr>
      <w:spacing w:after="0"/>
      <w:ind w:left="220" w:hanging="220"/>
    </w:pPr>
  </w:style>
  <w:style w:type="paragraph" w:styleId="TableofFigures">
    <w:name w:val="table of figures"/>
    <w:basedOn w:val="Normal"/>
    <w:next w:val="Normal"/>
    <w:uiPriority w:val="99"/>
    <w:semiHidden/>
    <w:unhideWhenUsed/>
    <w:rsid w:val="00B17307"/>
    <w:pPr>
      <w:spacing w:after="0"/>
    </w:pPr>
  </w:style>
  <w:style w:type="paragraph" w:styleId="TOAHeading">
    <w:name w:val="toa heading"/>
    <w:basedOn w:val="Normal"/>
    <w:next w:val="Normal"/>
    <w:uiPriority w:val="99"/>
    <w:semiHidden/>
    <w:unhideWhenUsed/>
    <w:rsid w:val="00B17307"/>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B17307"/>
    <w:pPr>
      <w:spacing w:after="100"/>
    </w:pPr>
  </w:style>
  <w:style w:type="paragraph" w:styleId="TOC2">
    <w:name w:val="toc 2"/>
    <w:basedOn w:val="Normal"/>
    <w:next w:val="Normal"/>
    <w:autoRedefine/>
    <w:uiPriority w:val="39"/>
    <w:semiHidden/>
    <w:unhideWhenUsed/>
    <w:rsid w:val="00B17307"/>
    <w:pPr>
      <w:spacing w:after="100"/>
      <w:ind w:left="220"/>
    </w:pPr>
  </w:style>
  <w:style w:type="paragraph" w:styleId="TOC3">
    <w:name w:val="toc 3"/>
    <w:basedOn w:val="Normal"/>
    <w:next w:val="Normal"/>
    <w:autoRedefine/>
    <w:uiPriority w:val="39"/>
    <w:semiHidden/>
    <w:unhideWhenUsed/>
    <w:rsid w:val="00B17307"/>
    <w:pPr>
      <w:spacing w:after="100"/>
      <w:ind w:left="440"/>
    </w:pPr>
  </w:style>
  <w:style w:type="paragraph" w:styleId="TOC4">
    <w:name w:val="toc 4"/>
    <w:basedOn w:val="Normal"/>
    <w:next w:val="Normal"/>
    <w:autoRedefine/>
    <w:uiPriority w:val="39"/>
    <w:semiHidden/>
    <w:unhideWhenUsed/>
    <w:rsid w:val="00B17307"/>
    <w:pPr>
      <w:spacing w:after="100"/>
      <w:ind w:left="660"/>
    </w:pPr>
  </w:style>
  <w:style w:type="paragraph" w:styleId="TOC5">
    <w:name w:val="toc 5"/>
    <w:basedOn w:val="Normal"/>
    <w:next w:val="Normal"/>
    <w:autoRedefine/>
    <w:uiPriority w:val="39"/>
    <w:semiHidden/>
    <w:unhideWhenUsed/>
    <w:rsid w:val="00B17307"/>
    <w:pPr>
      <w:spacing w:after="100"/>
      <w:ind w:left="880"/>
    </w:pPr>
  </w:style>
  <w:style w:type="paragraph" w:styleId="TOC6">
    <w:name w:val="toc 6"/>
    <w:basedOn w:val="Normal"/>
    <w:next w:val="Normal"/>
    <w:autoRedefine/>
    <w:uiPriority w:val="39"/>
    <w:semiHidden/>
    <w:unhideWhenUsed/>
    <w:rsid w:val="00B17307"/>
    <w:pPr>
      <w:spacing w:after="100"/>
      <w:ind w:left="1100"/>
    </w:pPr>
  </w:style>
  <w:style w:type="paragraph" w:styleId="TOC7">
    <w:name w:val="toc 7"/>
    <w:basedOn w:val="Normal"/>
    <w:next w:val="Normal"/>
    <w:autoRedefine/>
    <w:uiPriority w:val="39"/>
    <w:semiHidden/>
    <w:unhideWhenUsed/>
    <w:rsid w:val="00B17307"/>
    <w:pPr>
      <w:spacing w:after="100"/>
      <w:ind w:left="1320"/>
    </w:pPr>
  </w:style>
  <w:style w:type="paragraph" w:styleId="TOC8">
    <w:name w:val="toc 8"/>
    <w:basedOn w:val="Normal"/>
    <w:next w:val="Normal"/>
    <w:autoRedefine/>
    <w:uiPriority w:val="39"/>
    <w:semiHidden/>
    <w:unhideWhenUsed/>
    <w:rsid w:val="00B17307"/>
    <w:pPr>
      <w:spacing w:after="100"/>
      <w:ind w:left="1540"/>
    </w:pPr>
  </w:style>
  <w:style w:type="paragraph" w:styleId="TOC9">
    <w:name w:val="toc 9"/>
    <w:basedOn w:val="Normal"/>
    <w:next w:val="Normal"/>
    <w:autoRedefine/>
    <w:uiPriority w:val="39"/>
    <w:semiHidden/>
    <w:unhideWhenUsed/>
    <w:rsid w:val="00B17307"/>
    <w:pPr>
      <w:spacing w:after="100"/>
      <w:ind w:left="1760"/>
    </w:pPr>
  </w:style>
  <w:style w:type="paragraph" w:styleId="TOCHeading">
    <w:name w:val="TOC Heading"/>
    <w:basedOn w:val="Heading1"/>
    <w:next w:val="Normal"/>
    <w:uiPriority w:val="39"/>
    <w:semiHidden/>
    <w:unhideWhenUsed/>
    <w:qFormat/>
    <w:rsid w:val="00B17307"/>
    <w:pPr>
      <w:keepNext/>
      <w:keepLines/>
      <w:numPr>
        <w:numId w:val="0"/>
      </w:numPr>
      <w:spacing w:before="240"/>
      <w:outlineLvl w:val="9"/>
    </w:pPr>
    <w:rPr>
      <w:rFonts w:asciiTheme="majorHAnsi" w:eastAsiaTheme="majorEastAsia" w:hAnsiTheme="majorHAnsi" w:cstheme="majorBidi"/>
      <w:b w:val="0"/>
      <w:color w:val="365F91" w:themeColor="accent1" w:themeShade="BF"/>
      <w:sz w:val="32"/>
      <w:szCs w:val="32"/>
    </w:rPr>
  </w:style>
  <w:style w:type="table" w:styleId="PlainTable5">
    <w:name w:val="Plain Table 5"/>
    <w:basedOn w:val="TableNormal"/>
    <w:uiPriority w:val="45"/>
    <w:rsid w:val="0056334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Subheadinglist">
    <w:name w:val="Subheading list"/>
    <w:basedOn w:val="Heading4"/>
    <w:link w:val="SubheadinglistChar"/>
    <w:qFormat/>
    <w:rsid w:val="001B3976"/>
    <w:pPr>
      <w:numPr>
        <w:ilvl w:val="0"/>
        <w:numId w:val="27"/>
      </w:numPr>
      <w:spacing w:after="0"/>
      <w:ind w:left="340" w:hanging="340"/>
    </w:pPr>
    <w:rPr>
      <w:bCs/>
    </w:rPr>
  </w:style>
  <w:style w:type="character" w:customStyle="1" w:styleId="SubheadinglistChar">
    <w:name w:val="Subheading list Char"/>
    <w:basedOn w:val="ListParagraphChar"/>
    <w:link w:val="Subheadinglist"/>
    <w:rsid w:val="001B3976"/>
    <w:rPr>
      <w:rFonts w:ascii="Arial" w:hAnsi="Arial" w:cs="Arial"/>
      <w:b/>
      <w:bCs/>
      <w:sz w:val="22"/>
      <w:szCs w:val="22"/>
    </w:rPr>
  </w:style>
  <w:style w:type="paragraph" w:customStyle="1" w:styleId="msonormal0">
    <w:name w:val="msonormal"/>
    <w:basedOn w:val="Normal"/>
    <w:rsid w:val="00461AB9"/>
    <w:pPr>
      <w:spacing w:before="100" w:beforeAutospacing="1" w:after="100" w:afterAutospacing="1" w:line="240" w:lineRule="auto"/>
      <w:jc w:val="left"/>
    </w:pPr>
    <w:rPr>
      <w:rFonts w:ascii="Times New Roman" w:hAnsi="Times New Roman" w:cs="Times New Roman"/>
      <w:sz w:val="24"/>
      <w:szCs w:val="24"/>
    </w:rPr>
  </w:style>
  <w:style w:type="table" w:styleId="PlainTable3">
    <w:name w:val="Plain Table 3"/>
    <w:basedOn w:val="TableNormal"/>
    <w:uiPriority w:val="43"/>
    <w:rsid w:val="00DB022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xl65">
    <w:name w:val="xl65"/>
    <w:basedOn w:val="Normal"/>
    <w:rsid w:val="00DB022E"/>
    <w:pPr>
      <w:spacing w:before="100" w:beforeAutospacing="1" w:after="100" w:afterAutospacing="1" w:line="240" w:lineRule="auto"/>
      <w:jc w:val="left"/>
    </w:pPr>
    <w:rPr>
      <w:rFonts w:ascii="Times New Roman" w:hAnsi="Times New Roman" w:cs="Times New Roman"/>
      <w:sz w:val="20"/>
      <w:szCs w:val="20"/>
    </w:rPr>
  </w:style>
  <w:style w:type="paragraph" w:customStyle="1" w:styleId="xl66">
    <w:name w:val="xl66"/>
    <w:basedOn w:val="Normal"/>
    <w:rsid w:val="00DB022E"/>
    <w:pPr>
      <w:spacing w:before="100" w:beforeAutospacing="1" w:after="100" w:afterAutospacing="1" w:line="240" w:lineRule="auto"/>
      <w:jc w:val="left"/>
    </w:pPr>
    <w:rPr>
      <w:rFonts w:ascii="Times New Roman" w:hAnsi="Times New Roman" w:cs="Times New Roman"/>
      <w:sz w:val="20"/>
      <w:szCs w:val="20"/>
    </w:rPr>
  </w:style>
  <w:style w:type="paragraph" w:customStyle="1" w:styleId="xl67">
    <w:name w:val="xl67"/>
    <w:basedOn w:val="Normal"/>
    <w:rsid w:val="00DB022E"/>
    <w:pPr>
      <w:spacing w:before="100" w:beforeAutospacing="1" w:after="100" w:afterAutospacing="1" w:line="240" w:lineRule="auto"/>
      <w:jc w:val="center"/>
    </w:pPr>
    <w:rPr>
      <w:rFonts w:ascii="Times New Roman" w:hAnsi="Times New Roman" w:cs="Times New Roman"/>
      <w:sz w:val="20"/>
      <w:szCs w:val="20"/>
    </w:rPr>
  </w:style>
  <w:style w:type="paragraph" w:customStyle="1" w:styleId="xl68">
    <w:name w:val="xl68"/>
    <w:basedOn w:val="Normal"/>
    <w:rsid w:val="00DB022E"/>
    <w:pPr>
      <w:spacing w:before="100" w:beforeAutospacing="1" w:after="100" w:afterAutospacing="1" w:line="240" w:lineRule="auto"/>
      <w:jc w:val="left"/>
    </w:pPr>
    <w:rPr>
      <w:rFonts w:ascii="Times New Roman" w:hAnsi="Times New Roman" w:cs="Times New Roman"/>
      <w:sz w:val="20"/>
      <w:szCs w:val="20"/>
    </w:rPr>
  </w:style>
  <w:style w:type="paragraph" w:customStyle="1" w:styleId="xl69">
    <w:name w:val="xl69"/>
    <w:basedOn w:val="Normal"/>
    <w:rsid w:val="00DB022E"/>
    <w:pPr>
      <w:spacing w:before="100" w:beforeAutospacing="1" w:after="100" w:afterAutospacing="1" w:line="240" w:lineRule="auto"/>
      <w:jc w:val="left"/>
    </w:pPr>
    <w:rPr>
      <w:rFonts w:ascii="Times New Roman" w:hAnsi="Times New Roman" w:cs="Times New Roman"/>
      <w:sz w:val="20"/>
      <w:szCs w:val="20"/>
    </w:rPr>
  </w:style>
  <w:style w:type="paragraph" w:customStyle="1" w:styleId="xl70">
    <w:name w:val="xl70"/>
    <w:basedOn w:val="Normal"/>
    <w:rsid w:val="00DB022E"/>
    <w:pPr>
      <w:spacing w:before="100" w:beforeAutospacing="1" w:after="100" w:afterAutospacing="1" w:line="240" w:lineRule="auto"/>
      <w:jc w:val="left"/>
    </w:pPr>
    <w:rPr>
      <w:rFonts w:ascii="Times New Roman" w:hAnsi="Times New Roman" w:cs="Times New Roman"/>
      <w:sz w:val="20"/>
      <w:szCs w:val="20"/>
    </w:rPr>
  </w:style>
  <w:style w:type="paragraph" w:customStyle="1" w:styleId="xl71">
    <w:name w:val="xl71"/>
    <w:basedOn w:val="Normal"/>
    <w:rsid w:val="00DB022E"/>
    <w:pPr>
      <w:spacing w:before="100" w:beforeAutospacing="1" w:after="100" w:afterAutospacing="1" w:line="240" w:lineRule="auto"/>
      <w:jc w:val="left"/>
    </w:pPr>
    <w:rPr>
      <w:rFonts w:ascii="Times New Roman" w:hAnsi="Times New Roman" w:cs="Times New Roman"/>
      <w:sz w:val="20"/>
      <w:szCs w:val="20"/>
    </w:rPr>
  </w:style>
  <w:style w:type="paragraph" w:customStyle="1" w:styleId="xl72">
    <w:name w:val="xl72"/>
    <w:basedOn w:val="Normal"/>
    <w:rsid w:val="00DB022E"/>
    <w:pPr>
      <w:spacing w:before="100" w:beforeAutospacing="1" w:after="100" w:afterAutospacing="1" w:line="240" w:lineRule="auto"/>
      <w:jc w:val="left"/>
      <w:textAlignment w:val="center"/>
    </w:pPr>
    <w:rPr>
      <w:rFonts w:ascii="Times New Roman" w:hAnsi="Times New Roman" w:cs="Times New Roman"/>
      <w:sz w:val="20"/>
      <w:szCs w:val="20"/>
    </w:rPr>
  </w:style>
  <w:style w:type="paragraph" w:customStyle="1" w:styleId="xl73">
    <w:name w:val="xl73"/>
    <w:basedOn w:val="Normal"/>
    <w:rsid w:val="00DB022E"/>
    <w:pPr>
      <w:spacing w:before="100" w:beforeAutospacing="1" w:after="100" w:afterAutospacing="1" w:line="240" w:lineRule="auto"/>
      <w:jc w:val="left"/>
    </w:pPr>
    <w:rPr>
      <w:rFonts w:ascii="Times New Roman" w:hAnsi="Times New Roman" w:cs="Times New Roman"/>
      <w:sz w:val="20"/>
      <w:szCs w:val="20"/>
    </w:rPr>
  </w:style>
  <w:style w:type="paragraph" w:customStyle="1" w:styleId="xl74">
    <w:name w:val="xl74"/>
    <w:basedOn w:val="Normal"/>
    <w:rsid w:val="00DB022E"/>
    <w:pPr>
      <w:shd w:val="clear" w:color="000000" w:fill="D9D9D9"/>
      <w:spacing w:before="100" w:beforeAutospacing="1" w:after="100" w:afterAutospacing="1" w:line="240" w:lineRule="auto"/>
      <w:jc w:val="left"/>
    </w:pPr>
    <w:rPr>
      <w:rFonts w:ascii="Times New Roman" w:hAnsi="Times New Roman" w:cs="Times New Roman"/>
      <w:b/>
      <w:bCs/>
      <w:sz w:val="20"/>
      <w:szCs w:val="20"/>
    </w:rPr>
  </w:style>
  <w:style w:type="paragraph" w:customStyle="1" w:styleId="xl75">
    <w:name w:val="xl75"/>
    <w:basedOn w:val="Normal"/>
    <w:rsid w:val="00DB022E"/>
    <w:pPr>
      <w:shd w:val="clear" w:color="000000" w:fill="D9D9D9"/>
      <w:spacing w:before="100" w:beforeAutospacing="1" w:after="100" w:afterAutospacing="1" w:line="240" w:lineRule="auto"/>
      <w:jc w:val="left"/>
    </w:pPr>
    <w:rPr>
      <w:rFonts w:ascii="Times New Roman" w:hAnsi="Times New Roman" w:cs="Times New Roman"/>
      <w:b/>
      <w:bCs/>
      <w:sz w:val="20"/>
      <w:szCs w:val="20"/>
    </w:rPr>
  </w:style>
  <w:style w:type="paragraph" w:customStyle="1" w:styleId="xl76">
    <w:name w:val="xl76"/>
    <w:basedOn w:val="Normal"/>
    <w:rsid w:val="00DB022E"/>
    <w:pPr>
      <w:shd w:val="clear" w:color="000000" w:fill="D9D9D9"/>
      <w:spacing w:before="100" w:beforeAutospacing="1" w:after="100" w:afterAutospacing="1" w:line="240" w:lineRule="auto"/>
      <w:jc w:val="center"/>
    </w:pPr>
    <w:rPr>
      <w:rFonts w:ascii="Times New Roman" w:hAnsi="Times New Roman" w:cs="Times New Roman"/>
      <w:b/>
      <w:bCs/>
      <w:sz w:val="20"/>
      <w:szCs w:val="20"/>
    </w:rPr>
  </w:style>
  <w:style w:type="paragraph" w:customStyle="1" w:styleId="xl77">
    <w:name w:val="xl77"/>
    <w:basedOn w:val="Normal"/>
    <w:rsid w:val="00DB022E"/>
    <w:pPr>
      <w:shd w:val="clear" w:color="000000" w:fill="D9D9D9"/>
      <w:spacing w:before="100" w:beforeAutospacing="1" w:after="100" w:afterAutospacing="1" w:line="240" w:lineRule="auto"/>
      <w:jc w:val="left"/>
    </w:pPr>
    <w:rPr>
      <w:rFonts w:ascii="Times New Roman" w:hAnsi="Times New Roman" w:cs="Times New Roman"/>
      <w:b/>
      <w:bCs/>
      <w:sz w:val="20"/>
      <w:szCs w:val="20"/>
    </w:rPr>
  </w:style>
  <w:style w:type="paragraph" w:customStyle="1" w:styleId="xl78">
    <w:name w:val="xl78"/>
    <w:basedOn w:val="Normal"/>
    <w:rsid w:val="00DB022E"/>
    <w:pPr>
      <w:shd w:val="clear" w:color="000000" w:fill="D9D9D9"/>
      <w:spacing w:before="100" w:beforeAutospacing="1" w:after="100" w:afterAutospacing="1" w:line="240" w:lineRule="auto"/>
      <w:jc w:val="left"/>
    </w:pPr>
    <w:rPr>
      <w:rFonts w:ascii="Times New Roman" w:hAnsi="Times New Roman" w:cs="Times New Roman"/>
      <w:sz w:val="20"/>
      <w:szCs w:val="20"/>
    </w:rPr>
  </w:style>
  <w:style w:type="character" w:styleId="UnresolvedMention">
    <w:name w:val="Unresolved Mention"/>
    <w:basedOn w:val="DefaultParagraphFont"/>
    <w:uiPriority w:val="99"/>
    <w:semiHidden/>
    <w:unhideWhenUsed/>
    <w:rsid w:val="00B40693"/>
    <w:rPr>
      <w:color w:val="605E5C"/>
      <w:shd w:val="clear" w:color="auto" w:fill="E1DFDD"/>
    </w:rPr>
  </w:style>
  <w:style w:type="character" w:customStyle="1" w:styleId="mi">
    <w:name w:val="mi"/>
    <w:basedOn w:val="DefaultParagraphFont"/>
    <w:rsid w:val="00D94444"/>
  </w:style>
  <w:style w:type="character" w:customStyle="1" w:styleId="mo">
    <w:name w:val="mo"/>
    <w:basedOn w:val="DefaultParagraphFont"/>
    <w:rsid w:val="00D94444"/>
  </w:style>
  <w:style w:type="paragraph" w:styleId="Revision">
    <w:name w:val="Revision"/>
    <w:hidden/>
    <w:uiPriority w:val="99"/>
    <w:semiHidden/>
    <w:rsid w:val="00CD6836"/>
    <w:rPr>
      <w:rFonts w:ascii="Arial"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442329">
      <w:bodyDiv w:val="1"/>
      <w:marLeft w:val="0"/>
      <w:marRight w:val="0"/>
      <w:marTop w:val="0"/>
      <w:marBottom w:val="0"/>
      <w:divBdr>
        <w:top w:val="none" w:sz="0" w:space="0" w:color="auto"/>
        <w:left w:val="none" w:sz="0" w:space="0" w:color="auto"/>
        <w:bottom w:val="none" w:sz="0" w:space="0" w:color="auto"/>
        <w:right w:val="none" w:sz="0" w:space="0" w:color="auto"/>
      </w:divBdr>
    </w:div>
    <w:div w:id="384721986">
      <w:bodyDiv w:val="1"/>
      <w:marLeft w:val="0"/>
      <w:marRight w:val="0"/>
      <w:marTop w:val="0"/>
      <w:marBottom w:val="0"/>
      <w:divBdr>
        <w:top w:val="none" w:sz="0" w:space="0" w:color="auto"/>
        <w:left w:val="none" w:sz="0" w:space="0" w:color="auto"/>
        <w:bottom w:val="none" w:sz="0" w:space="0" w:color="auto"/>
        <w:right w:val="none" w:sz="0" w:space="0" w:color="auto"/>
      </w:divBdr>
    </w:div>
    <w:div w:id="499931440">
      <w:bodyDiv w:val="1"/>
      <w:marLeft w:val="0"/>
      <w:marRight w:val="0"/>
      <w:marTop w:val="0"/>
      <w:marBottom w:val="0"/>
      <w:divBdr>
        <w:top w:val="none" w:sz="0" w:space="0" w:color="auto"/>
        <w:left w:val="none" w:sz="0" w:space="0" w:color="auto"/>
        <w:bottom w:val="none" w:sz="0" w:space="0" w:color="auto"/>
        <w:right w:val="none" w:sz="0" w:space="0" w:color="auto"/>
      </w:divBdr>
    </w:div>
    <w:div w:id="536547335">
      <w:bodyDiv w:val="1"/>
      <w:marLeft w:val="0"/>
      <w:marRight w:val="0"/>
      <w:marTop w:val="0"/>
      <w:marBottom w:val="0"/>
      <w:divBdr>
        <w:top w:val="none" w:sz="0" w:space="0" w:color="auto"/>
        <w:left w:val="none" w:sz="0" w:space="0" w:color="auto"/>
        <w:bottom w:val="none" w:sz="0" w:space="0" w:color="auto"/>
        <w:right w:val="none" w:sz="0" w:space="0" w:color="auto"/>
      </w:divBdr>
    </w:div>
    <w:div w:id="1003166450">
      <w:bodyDiv w:val="1"/>
      <w:marLeft w:val="0"/>
      <w:marRight w:val="0"/>
      <w:marTop w:val="0"/>
      <w:marBottom w:val="0"/>
      <w:divBdr>
        <w:top w:val="none" w:sz="0" w:space="0" w:color="auto"/>
        <w:left w:val="none" w:sz="0" w:space="0" w:color="auto"/>
        <w:bottom w:val="none" w:sz="0" w:space="0" w:color="auto"/>
        <w:right w:val="none" w:sz="0" w:space="0" w:color="auto"/>
      </w:divBdr>
    </w:div>
    <w:div w:id="1056776768">
      <w:bodyDiv w:val="1"/>
      <w:marLeft w:val="0"/>
      <w:marRight w:val="0"/>
      <w:marTop w:val="0"/>
      <w:marBottom w:val="0"/>
      <w:divBdr>
        <w:top w:val="none" w:sz="0" w:space="0" w:color="auto"/>
        <w:left w:val="none" w:sz="0" w:space="0" w:color="auto"/>
        <w:bottom w:val="none" w:sz="0" w:space="0" w:color="auto"/>
        <w:right w:val="none" w:sz="0" w:space="0" w:color="auto"/>
      </w:divBdr>
    </w:div>
    <w:div w:id="1073745233">
      <w:bodyDiv w:val="1"/>
      <w:marLeft w:val="0"/>
      <w:marRight w:val="0"/>
      <w:marTop w:val="0"/>
      <w:marBottom w:val="0"/>
      <w:divBdr>
        <w:top w:val="none" w:sz="0" w:space="0" w:color="auto"/>
        <w:left w:val="none" w:sz="0" w:space="0" w:color="auto"/>
        <w:bottom w:val="none" w:sz="0" w:space="0" w:color="auto"/>
        <w:right w:val="none" w:sz="0" w:space="0" w:color="auto"/>
      </w:divBdr>
    </w:div>
    <w:div w:id="1117793898">
      <w:bodyDiv w:val="1"/>
      <w:marLeft w:val="0"/>
      <w:marRight w:val="0"/>
      <w:marTop w:val="0"/>
      <w:marBottom w:val="0"/>
      <w:divBdr>
        <w:top w:val="none" w:sz="0" w:space="0" w:color="auto"/>
        <w:left w:val="none" w:sz="0" w:space="0" w:color="auto"/>
        <w:bottom w:val="none" w:sz="0" w:space="0" w:color="auto"/>
        <w:right w:val="none" w:sz="0" w:space="0" w:color="auto"/>
      </w:divBdr>
    </w:div>
    <w:div w:id="1279334238">
      <w:bodyDiv w:val="1"/>
      <w:marLeft w:val="0"/>
      <w:marRight w:val="0"/>
      <w:marTop w:val="0"/>
      <w:marBottom w:val="0"/>
      <w:divBdr>
        <w:top w:val="none" w:sz="0" w:space="0" w:color="auto"/>
        <w:left w:val="none" w:sz="0" w:space="0" w:color="auto"/>
        <w:bottom w:val="none" w:sz="0" w:space="0" w:color="auto"/>
        <w:right w:val="none" w:sz="0" w:space="0" w:color="auto"/>
      </w:divBdr>
    </w:div>
    <w:div w:id="1279604920">
      <w:bodyDiv w:val="1"/>
      <w:marLeft w:val="0"/>
      <w:marRight w:val="0"/>
      <w:marTop w:val="0"/>
      <w:marBottom w:val="0"/>
      <w:divBdr>
        <w:top w:val="none" w:sz="0" w:space="0" w:color="auto"/>
        <w:left w:val="none" w:sz="0" w:space="0" w:color="auto"/>
        <w:bottom w:val="none" w:sz="0" w:space="0" w:color="auto"/>
        <w:right w:val="none" w:sz="0" w:space="0" w:color="auto"/>
      </w:divBdr>
    </w:div>
    <w:div w:id="1312759466">
      <w:bodyDiv w:val="1"/>
      <w:marLeft w:val="0"/>
      <w:marRight w:val="0"/>
      <w:marTop w:val="0"/>
      <w:marBottom w:val="0"/>
      <w:divBdr>
        <w:top w:val="none" w:sz="0" w:space="0" w:color="auto"/>
        <w:left w:val="none" w:sz="0" w:space="0" w:color="auto"/>
        <w:bottom w:val="none" w:sz="0" w:space="0" w:color="auto"/>
        <w:right w:val="none" w:sz="0" w:space="0" w:color="auto"/>
      </w:divBdr>
    </w:div>
    <w:div w:id="1350985785">
      <w:bodyDiv w:val="1"/>
      <w:marLeft w:val="0"/>
      <w:marRight w:val="0"/>
      <w:marTop w:val="0"/>
      <w:marBottom w:val="0"/>
      <w:divBdr>
        <w:top w:val="none" w:sz="0" w:space="0" w:color="auto"/>
        <w:left w:val="none" w:sz="0" w:space="0" w:color="auto"/>
        <w:bottom w:val="none" w:sz="0" w:space="0" w:color="auto"/>
        <w:right w:val="none" w:sz="0" w:space="0" w:color="auto"/>
      </w:divBdr>
    </w:div>
    <w:div w:id="1398169124">
      <w:bodyDiv w:val="1"/>
      <w:marLeft w:val="0"/>
      <w:marRight w:val="0"/>
      <w:marTop w:val="0"/>
      <w:marBottom w:val="0"/>
      <w:divBdr>
        <w:top w:val="none" w:sz="0" w:space="0" w:color="auto"/>
        <w:left w:val="none" w:sz="0" w:space="0" w:color="auto"/>
        <w:bottom w:val="none" w:sz="0" w:space="0" w:color="auto"/>
        <w:right w:val="none" w:sz="0" w:space="0" w:color="auto"/>
      </w:divBdr>
    </w:div>
    <w:div w:id="1455060398">
      <w:bodyDiv w:val="1"/>
      <w:marLeft w:val="0"/>
      <w:marRight w:val="0"/>
      <w:marTop w:val="0"/>
      <w:marBottom w:val="0"/>
      <w:divBdr>
        <w:top w:val="none" w:sz="0" w:space="0" w:color="auto"/>
        <w:left w:val="none" w:sz="0" w:space="0" w:color="auto"/>
        <w:bottom w:val="none" w:sz="0" w:space="0" w:color="auto"/>
        <w:right w:val="none" w:sz="0" w:space="0" w:color="auto"/>
      </w:divBdr>
    </w:div>
    <w:div w:id="1538201418">
      <w:bodyDiv w:val="1"/>
      <w:marLeft w:val="0"/>
      <w:marRight w:val="0"/>
      <w:marTop w:val="0"/>
      <w:marBottom w:val="0"/>
      <w:divBdr>
        <w:top w:val="none" w:sz="0" w:space="0" w:color="auto"/>
        <w:left w:val="none" w:sz="0" w:space="0" w:color="auto"/>
        <w:bottom w:val="none" w:sz="0" w:space="0" w:color="auto"/>
        <w:right w:val="none" w:sz="0" w:space="0" w:color="auto"/>
      </w:divBdr>
    </w:div>
    <w:div w:id="1543326989">
      <w:bodyDiv w:val="1"/>
      <w:marLeft w:val="0"/>
      <w:marRight w:val="0"/>
      <w:marTop w:val="0"/>
      <w:marBottom w:val="0"/>
      <w:divBdr>
        <w:top w:val="none" w:sz="0" w:space="0" w:color="auto"/>
        <w:left w:val="none" w:sz="0" w:space="0" w:color="auto"/>
        <w:bottom w:val="none" w:sz="0" w:space="0" w:color="auto"/>
        <w:right w:val="none" w:sz="0" w:space="0" w:color="auto"/>
      </w:divBdr>
    </w:div>
    <w:div w:id="1859811022">
      <w:bodyDiv w:val="1"/>
      <w:marLeft w:val="0"/>
      <w:marRight w:val="0"/>
      <w:marTop w:val="0"/>
      <w:marBottom w:val="0"/>
      <w:divBdr>
        <w:top w:val="none" w:sz="0" w:space="0" w:color="auto"/>
        <w:left w:val="none" w:sz="0" w:space="0" w:color="auto"/>
        <w:bottom w:val="none" w:sz="0" w:space="0" w:color="auto"/>
        <w:right w:val="none" w:sz="0" w:space="0" w:color="auto"/>
      </w:divBdr>
    </w:div>
    <w:div w:id="2104959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3.jpeg"/><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www.chartingtransport.com" TargetMode="External"/><Relationship Id="rId25" Type="http://schemas.openxmlformats.org/officeDocument/2006/relationships/image" Target="media/image9.jpeg"/><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oleObject" Target="embeddings/oleObject1.bin"/><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jpe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jpe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w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6.jpeg"/><Relationship Id="rId27" Type="http://schemas.openxmlformats.org/officeDocument/2006/relationships/hyperlink" Target="https://www.melbourne.vic.gov.au/parking-and-transport/Pages/e-scooters.aspx"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947C86DB8C84C9EBCC3ABB4332EA8F6"/>
        <w:category>
          <w:name w:val="General"/>
          <w:gallery w:val="placeholder"/>
        </w:category>
        <w:types>
          <w:type w:val="bbPlcHdr"/>
        </w:types>
        <w:behaviors>
          <w:behavior w:val="content"/>
        </w:behaviors>
        <w:guid w:val="{9BB5D747-FE90-4F4B-AFCB-8D21AA80D21B}"/>
      </w:docPartPr>
      <w:docPartBody>
        <w:p w:rsidR="00B609B7" w:rsidRDefault="00583054" w:rsidP="00583054">
          <w:pPr>
            <w:pStyle w:val="C947C86DB8C84C9EBCC3ABB4332EA8F6"/>
          </w:pPr>
          <w:r w:rsidRPr="00422D20">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82C"/>
    <w:rsid w:val="00004E37"/>
    <w:rsid w:val="0001482C"/>
    <w:rsid w:val="000375D0"/>
    <w:rsid w:val="00043377"/>
    <w:rsid w:val="001E0E67"/>
    <w:rsid w:val="001F474E"/>
    <w:rsid w:val="00313CA9"/>
    <w:rsid w:val="00433920"/>
    <w:rsid w:val="004378B1"/>
    <w:rsid w:val="004B6535"/>
    <w:rsid w:val="00533339"/>
    <w:rsid w:val="0056728F"/>
    <w:rsid w:val="00583054"/>
    <w:rsid w:val="005A196F"/>
    <w:rsid w:val="005C448A"/>
    <w:rsid w:val="005D4FE5"/>
    <w:rsid w:val="0060470C"/>
    <w:rsid w:val="00635FE8"/>
    <w:rsid w:val="007E6880"/>
    <w:rsid w:val="007F28A5"/>
    <w:rsid w:val="00846511"/>
    <w:rsid w:val="0086582B"/>
    <w:rsid w:val="0095621F"/>
    <w:rsid w:val="00AC694B"/>
    <w:rsid w:val="00B609B7"/>
    <w:rsid w:val="00BB4B5F"/>
    <w:rsid w:val="00BD5C79"/>
    <w:rsid w:val="00D24AF4"/>
    <w:rsid w:val="00D916DD"/>
    <w:rsid w:val="00D93956"/>
    <w:rsid w:val="00DB420A"/>
    <w:rsid w:val="00E90F0A"/>
    <w:rsid w:val="00F86791"/>
    <w:rsid w:val="00F95905"/>
    <w:rsid w:val="00F965BC"/>
    <w:rsid w:val="00FB0DE5"/>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482C"/>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83054"/>
    <w:rPr>
      <w:color w:val="808080"/>
    </w:rPr>
  </w:style>
  <w:style w:type="paragraph" w:customStyle="1" w:styleId="15224988CAE54356A0CA08F58AEA7369">
    <w:name w:val="15224988CAE54356A0CA08F58AEA7369"/>
    <w:rsid w:val="005C448A"/>
  </w:style>
  <w:style w:type="paragraph" w:customStyle="1" w:styleId="F1A1D3C82B174D18BDC5F08298BE95C3">
    <w:name w:val="F1A1D3C82B174D18BDC5F08298BE95C3"/>
    <w:rsid w:val="005C448A"/>
  </w:style>
  <w:style w:type="paragraph" w:customStyle="1" w:styleId="C947C86DB8C84C9EBCC3ABB4332EA8F6">
    <w:name w:val="C947C86DB8C84C9EBCC3ABB4332EA8F6"/>
    <w:rsid w:val="0058305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0CB036D-150C-4E96-9E9A-30E8AEB01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8247</Words>
  <Characters>47010</Characters>
  <Application>Microsoft Office Word</Application>
  <DocSecurity>0</DocSecurity>
  <Lines>391</Lines>
  <Paragraphs>110</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Why most DRT/Micro-Transits fail – What the few survivors tell us about progress</vt:lpstr>
      <vt:lpstr/>
    </vt:vector>
  </TitlesOfParts>
  <Company>The University of Sydney</Company>
  <LinksUpToDate>false</LinksUpToDate>
  <CharactersWithSpaces>55147</CharactersWithSpaces>
  <SharedDoc>false</SharedDoc>
  <HLinks>
    <vt:vector size="30" baseType="variant">
      <vt:variant>
        <vt:i4>1572950</vt:i4>
      </vt:variant>
      <vt:variant>
        <vt:i4>12</vt:i4>
      </vt:variant>
      <vt:variant>
        <vt:i4>0</vt:i4>
      </vt:variant>
      <vt:variant>
        <vt:i4>5</vt:i4>
      </vt:variant>
      <vt:variant>
        <vt:lpwstr>http://www.cas.org/sent.html</vt:lpwstr>
      </vt:variant>
      <vt:variant>
        <vt:lpwstr/>
      </vt:variant>
      <vt:variant>
        <vt:i4>7864422</vt:i4>
      </vt:variant>
      <vt:variant>
        <vt:i4>9</vt:i4>
      </vt:variant>
      <vt:variant>
        <vt:i4>0</vt:i4>
      </vt:variant>
      <vt:variant>
        <vt:i4>5</vt:i4>
      </vt:variant>
      <vt:variant>
        <vt:lpwstr>http://www.issn.org/2-22661-LTWA-online.php</vt:lpwstr>
      </vt:variant>
      <vt:variant>
        <vt:lpwstr/>
      </vt:variant>
      <vt:variant>
        <vt:i4>3932214</vt:i4>
      </vt:variant>
      <vt:variant>
        <vt:i4>6</vt:i4>
      </vt:variant>
      <vt:variant>
        <vt:i4>0</vt:i4>
      </vt:variant>
      <vt:variant>
        <vt:i4>5</vt:i4>
      </vt:variant>
      <vt:variant>
        <vt:lpwstr>http://www.nlm.nih.gov/tsd/serials/lji.html</vt:lpwstr>
      </vt:variant>
      <vt:variant>
        <vt:lpwstr/>
      </vt:variant>
      <vt:variant>
        <vt:i4>262203</vt:i4>
      </vt:variant>
      <vt:variant>
        <vt:i4>3</vt:i4>
      </vt:variant>
      <vt:variant>
        <vt:i4>0</vt:i4>
      </vt:variant>
      <vt:variant>
        <vt:i4>5</vt:i4>
      </vt:variant>
      <vt:variant>
        <vt:lpwstr>mailto:ruth.steel@sydney.edu.au</vt:lpwstr>
      </vt:variant>
      <vt:variant>
        <vt:lpwstr/>
      </vt:variant>
      <vt:variant>
        <vt:i4>262203</vt:i4>
      </vt:variant>
      <vt:variant>
        <vt:i4>0</vt:i4>
      </vt:variant>
      <vt:variant>
        <vt:i4>0</vt:i4>
      </vt:variant>
      <vt:variant>
        <vt:i4>5</vt:i4>
      </vt:variant>
      <vt:variant>
        <vt:lpwstr>mailto:ruth.steel@sydney.edu.au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Why most DRT/Micro-Transits fail – What the few survivors tell us about progress</dc:title>
  <dc:creator>Ruth Steel</dc:creator>
  <cp:lastModifiedBy>James Reynolds</cp:lastModifiedBy>
  <cp:revision>2</cp:revision>
  <cp:lastPrinted>2020-06-09T01:08:00Z</cp:lastPrinted>
  <dcterms:created xsi:type="dcterms:W3CDTF">2024-04-30T00:51:00Z</dcterms:created>
  <dcterms:modified xsi:type="dcterms:W3CDTF">2024-04-30T00:51:00Z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http://www.zotero.org/styles/harvard-cite-them-right</vt:lpwstr>
  </property>
  <property fmtid="{D5CDD505-2E9C-101B-9397-08002B2CF9AE}" pid="24" name="Mendeley Unique User Id_1">
    <vt:lpwstr>ff872aa3-9cc2-3c00-86dd-d977c2eaae0d</vt:lpwstr>
  </property>
</Properties>
</file>